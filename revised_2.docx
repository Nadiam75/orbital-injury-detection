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84C4" w14:textId="41E1CE1D" w:rsidR="00DE2DAF" w:rsidRPr="00740968" w:rsidRDefault="00DA0057" w:rsidP="00091530">
      <w:pPr>
        <w:spacing w:line="360" w:lineRule="auto"/>
        <w:jc w:val="both"/>
        <w:rPr>
          <w:rFonts w:asciiTheme="majorBidi" w:hAnsiTheme="majorBidi" w:cstheme="majorBidi"/>
          <w:b/>
          <w:bCs/>
        </w:rPr>
      </w:pPr>
      <w:r>
        <w:rPr>
          <w:rFonts w:asciiTheme="majorBidi" w:hAnsiTheme="majorBidi" w:cstheme="majorBidi"/>
          <w:b/>
          <w:bCs/>
          <w:sz w:val="28"/>
          <w:szCs w:val="28"/>
        </w:rPr>
        <w:t xml:space="preserve">Deep </w:t>
      </w:r>
      <w:r w:rsidR="00E6752E">
        <w:rPr>
          <w:rFonts w:asciiTheme="majorBidi" w:hAnsiTheme="majorBidi" w:cstheme="majorBidi"/>
          <w:b/>
          <w:bCs/>
          <w:sz w:val="28"/>
          <w:szCs w:val="28"/>
        </w:rPr>
        <w:t>learning-based</w:t>
      </w:r>
      <w:r>
        <w:rPr>
          <w:rFonts w:asciiTheme="majorBidi" w:hAnsiTheme="majorBidi" w:cstheme="majorBidi"/>
          <w:b/>
          <w:bCs/>
          <w:sz w:val="28"/>
          <w:szCs w:val="28"/>
        </w:rPr>
        <w:t xml:space="preserve"> detection of severe ocular injuries in orbital fractures</w:t>
      </w:r>
    </w:p>
    <w:p w14:paraId="6D4A0AEF" w14:textId="77777777" w:rsidR="00CE46E2" w:rsidRDefault="00DE2DAF" w:rsidP="00CE46E2">
      <w:pPr>
        <w:spacing w:line="360" w:lineRule="auto"/>
        <w:jc w:val="both"/>
        <w:rPr>
          <w:rFonts w:asciiTheme="majorBidi" w:hAnsiTheme="majorBidi" w:cstheme="majorBidi"/>
          <w:b/>
          <w:bCs/>
          <w:sz w:val="28"/>
          <w:szCs w:val="28"/>
        </w:rPr>
      </w:pPr>
      <w:r w:rsidRPr="00740968">
        <w:rPr>
          <w:rFonts w:asciiTheme="majorBidi" w:hAnsiTheme="majorBidi" w:cstheme="majorBidi"/>
          <w:b/>
          <w:bCs/>
          <w:sz w:val="28"/>
          <w:szCs w:val="28"/>
        </w:rPr>
        <w:t>Abstract</w:t>
      </w:r>
    </w:p>
    <w:p w14:paraId="0FEFB728" w14:textId="3C0029A2" w:rsidR="00CE46E2" w:rsidRPr="00CE46E2" w:rsidRDefault="00CE46E2" w:rsidP="00CE46E2">
      <w:pPr>
        <w:spacing w:line="360" w:lineRule="auto"/>
        <w:jc w:val="both"/>
        <w:rPr>
          <w:rFonts w:asciiTheme="majorBidi" w:hAnsiTheme="majorBidi" w:cstheme="majorBidi"/>
          <w:b/>
          <w:bCs/>
          <w:sz w:val="28"/>
          <w:szCs w:val="28"/>
        </w:rPr>
      </w:pPr>
      <w:r w:rsidRPr="00CE46E2">
        <w:rPr>
          <w:rFonts w:asciiTheme="majorBidi" w:hAnsiTheme="majorBidi" w:cstheme="majorBidi"/>
          <w:b/>
          <w:bCs/>
        </w:rPr>
        <w:t>Background:</w:t>
      </w:r>
      <w:r>
        <w:rPr>
          <w:rFonts w:asciiTheme="majorBidi" w:hAnsiTheme="majorBidi" w:cstheme="majorBidi"/>
          <w:b/>
          <w:bCs/>
        </w:rPr>
        <w:t xml:space="preserve"> </w:t>
      </w:r>
      <w:r w:rsidRPr="00CE46E2">
        <w:rPr>
          <w:rFonts w:asciiTheme="majorBidi" w:hAnsiTheme="majorBidi" w:cstheme="majorBidi"/>
        </w:rPr>
        <w:t>Orbital fractures are frequently encountered in maxillofacial trauma and can be associated with significant ocular injury. Accurate and timely diagnosis is critical to prevent long-term complications, yet subtle fractures and soft tissue injuries may be overlooked, especially in emergency settings lacking ophthalmology expertise. Recent advances in artificial intelligence (AI) offer promising tools to support clinical decision-making in such scenarios.</w:t>
      </w:r>
    </w:p>
    <w:p w14:paraId="06E47B24" w14:textId="5380A2FA" w:rsidR="00CE46E2" w:rsidRDefault="00CE46E2" w:rsidP="00AC381E">
      <w:pPr>
        <w:spacing w:line="360" w:lineRule="auto"/>
        <w:jc w:val="both"/>
        <w:rPr>
          <w:rFonts w:asciiTheme="majorBidi" w:hAnsiTheme="majorBidi" w:cstheme="majorBidi"/>
          <w:b/>
          <w:bCs/>
        </w:rPr>
      </w:pPr>
      <w:r w:rsidRPr="00CE46E2">
        <w:rPr>
          <w:rFonts w:asciiTheme="majorBidi" w:hAnsiTheme="majorBidi" w:cstheme="majorBidi"/>
          <w:b/>
          <w:bCs/>
        </w:rPr>
        <w:t>Methods:</w:t>
      </w:r>
      <w:r>
        <w:rPr>
          <w:rFonts w:asciiTheme="majorBidi" w:hAnsiTheme="majorBidi" w:cstheme="majorBidi"/>
          <w:b/>
          <w:bCs/>
        </w:rPr>
        <w:t xml:space="preserve"> </w:t>
      </w:r>
      <w:r w:rsidRPr="00CE46E2">
        <w:rPr>
          <w:rFonts w:asciiTheme="majorBidi" w:hAnsiTheme="majorBidi" w:cstheme="majorBidi"/>
        </w:rPr>
        <w:t xml:space="preserve">We developed and </w:t>
      </w:r>
      <w:r w:rsidRPr="00B610A1">
        <w:rPr>
          <w:rFonts w:asciiTheme="majorBidi" w:hAnsiTheme="majorBidi" w:cstheme="majorBidi"/>
          <w:highlight w:val="yellow"/>
        </w:rPr>
        <w:t xml:space="preserve">evaluated </w:t>
      </w:r>
      <w:r w:rsidR="00AC381E" w:rsidRPr="00AC381E">
        <w:rPr>
          <w:rFonts w:asciiTheme="majorBidi" w:hAnsiTheme="majorBidi" w:cstheme="majorBidi"/>
          <w:highlight w:val="yellow"/>
        </w:rPr>
        <w:t>two supervised CNN classifiers trained on axial and coronal orbital CT images</w:t>
      </w:r>
      <w:r w:rsidRPr="00CE46E2">
        <w:rPr>
          <w:rFonts w:asciiTheme="majorBidi" w:hAnsiTheme="majorBidi" w:cstheme="majorBidi"/>
        </w:rPr>
        <w:t>. The first model (</w:t>
      </w:r>
      <w:proofErr w:type="spellStart"/>
      <w:r w:rsidR="00E700F8">
        <w:rPr>
          <w:rFonts w:asciiTheme="majorBidi" w:hAnsiTheme="majorBidi" w:cstheme="majorBidi"/>
        </w:rPr>
        <w:t>AxCorCNN_Model</w:t>
      </w:r>
      <w:proofErr w:type="spellEnd"/>
      <w:r w:rsidRPr="00CE46E2">
        <w:rPr>
          <w:rFonts w:asciiTheme="majorBidi" w:hAnsiTheme="majorBidi" w:cstheme="majorBidi"/>
        </w:rPr>
        <w:t>) was trained to detect the presence of orbital fractures, while the second model (</w:t>
      </w:r>
      <w:proofErr w:type="spellStart"/>
      <w:r w:rsidR="00F95353">
        <w:rPr>
          <w:rFonts w:asciiTheme="majorBidi" w:hAnsiTheme="majorBidi" w:cstheme="majorBidi"/>
        </w:rPr>
        <w:t>AxCNN_Model</w:t>
      </w:r>
      <w:proofErr w:type="spellEnd"/>
      <w:r w:rsidRPr="00CE46E2">
        <w:rPr>
          <w:rFonts w:asciiTheme="majorBidi" w:hAnsiTheme="majorBidi" w:cstheme="majorBidi"/>
        </w:rPr>
        <w:t>) classified injury severity into mild or severe categories. A dataset of 250 annotated orbital CT scans was used, with segmentation preprocessing based on a U-Net framework. Model performance was compared with annotations by two experienced ophthalmologists. Gradient-weighted Class Activation Mapping (Grad-CAM) was used to visualize decision regions.</w:t>
      </w:r>
    </w:p>
    <w:p w14:paraId="36638D8A" w14:textId="4B380EF2" w:rsidR="00CE46E2" w:rsidRDefault="00CE46E2" w:rsidP="00CE46E2">
      <w:pPr>
        <w:spacing w:line="360" w:lineRule="auto"/>
        <w:jc w:val="both"/>
        <w:rPr>
          <w:rFonts w:asciiTheme="majorBidi" w:hAnsiTheme="majorBidi" w:cstheme="majorBidi"/>
          <w:b/>
          <w:bCs/>
        </w:rPr>
      </w:pPr>
      <w:r w:rsidRPr="00CE46E2">
        <w:rPr>
          <w:rFonts w:asciiTheme="majorBidi" w:hAnsiTheme="majorBidi" w:cstheme="majorBidi"/>
          <w:b/>
          <w:bCs/>
        </w:rPr>
        <w:t>Results:</w:t>
      </w:r>
      <w:r>
        <w:rPr>
          <w:rFonts w:asciiTheme="majorBidi" w:hAnsiTheme="majorBidi" w:cstheme="majorBidi"/>
          <w:b/>
          <w:bCs/>
        </w:rPr>
        <w:t xml:space="preserve"> </w:t>
      </w:r>
      <w:r w:rsidRPr="00CE46E2">
        <w:rPr>
          <w:rFonts w:asciiTheme="majorBidi" w:hAnsiTheme="majorBidi" w:cstheme="majorBidi"/>
        </w:rPr>
        <w:t xml:space="preserve">The fracture detection model achieved an overall accuracy of 81%, with 86% sensitivity and 76% specificity. The </w:t>
      </w:r>
      <w:r w:rsidR="008920D9">
        <w:rPr>
          <w:rFonts w:asciiTheme="majorBidi" w:hAnsiTheme="majorBidi" w:cstheme="majorBidi"/>
        </w:rPr>
        <w:t>severity estimation</w:t>
      </w:r>
      <w:r w:rsidRPr="00CE46E2">
        <w:rPr>
          <w:rFonts w:asciiTheme="majorBidi" w:hAnsiTheme="majorBidi" w:cstheme="majorBidi"/>
        </w:rPr>
        <w:t xml:space="preserve"> model reached 64% accuracy, with a sensitivity of 80% and specificity of 48%. Expert annotation yielded 94% accuracy for injury detection, but lower accuracy for </w:t>
      </w:r>
      <w:r w:rsidR="008920D9">
        <w:rPr>
          <w:rFonts w:asciiTheme="majorBidi" w:hAnsiTheme="majorBidi" w:cstheme="majorBidi"/>
        </w:rPr>
        <w:t>severity estimation</w:t>
      </w:r>
      <w:r w:rsidRPr="00CE46E2">
        <w:rPr>
          <w:rFonts w:asciiTheme="majorBidi" w:hAnsiTheme="majorBidi" w:cstheme="majorBidi"/>
        </w:rPr>
        <w:t xml:space="preserve"> (56.5%–59.5%). Grad-CAM analysis revealed that the models focused on clinically relevant orbital structures, with distinct patterns for mild versus severe injuries.</w:t>
      </w:r>
    </w:p>
    <w:p w14:paraId="52A7D06D" w14:textId="48045FB0" w:rsidR="00CE46E2" w:rsidRDefault="00CE46E2" w:rsidP="00AC381E">
      <w:pPr>
        <w:spacing w:line="360" w:lineRule="auto"/>
        <w:jc w:val="both"/>
        <w:rPr>
          <w:rFonts w:asciiTheme="majorBidi" w:hAnsiTheme="majorBidi" w:cstheme="majorBidi"/>
          <w:b/>
          <w:bCs/>
        </w:rPr>
      </w:pPr>
      <w:r w:rsidRPr="00CE46E2">
        <w:rPr>
          <w:rFonts w:asciiTheme="majorBidi" w:hAnsiTheme="majorBidi" w:cstheme="majorBidi"/>
          <w:b/>
          <w:bCs/>
        </w:rPr>
        <w:t>Conclusion</w:t>
      </w:r>
      <w:r w:rsidRPr="00AC381E">
        <w:rPr>
          <w:rFonts w:asciiTheme="majorBidi" w:hAnsiTheme="majorBidi" w:cstheme="majorBidi"/>
          <w:b/>
          <w:bCs/>
          <w:highlight w:val="yellow"/>
        </w:rPr>
        <w:t xml:space="preserve">: </w:t>
      </w:r>
      <w:r w:rsidR="00AC381E" w:rsidRPr="00AC381E">
        <w:rPr>
          <w:rFonts w:asciiTheme="majorBidi" w:hAnsiTheme="majorBidi" w:cstheme="majorBidi"/>
          <w:highlight w:val="yellow"/>
        </w:rPr>
        <w:t>Our study demonstrates the feasibility of convolutional neural network (CNN) models with Grad-CAM–based interpretability in detecting and classifying orbital injuries from CT scans</w:t>
      </w:r>
      <w:r w:rsidRPr="00AC381E">
        <w:rPr>
          <w:rFonts w:asciiTheme="majorBidi" w:hAnsiTheme="majorBidi" w:cstheme="majorBidi"/>
          <w:highlight w:val="yellow"/>
        </w:rPr>
        <w:t>.</w:t>
      </w:r>
      <w:r w:rsidRPr="00CE46E2">
        <w:rPr>
          <w:rFonts w:asciiTheme="majorBidi" w:hAnsiTheme="majorBidi" w:cstheme="majorBidi"/>
        </w:rPr>
        <w:t xml:space="preserve"> These tools can assist non-specialist clinicians in triaging patients and may serve as valuable decision-support systems in emergency settings, especially where ophthalmology consultation is not immediately available.</w:t>
      </w:r>
    </w:p>
    <w:p w14:paraId="1C7573AA" w14:textId="0A493838" w:rsidR="00CE46E2" w:rsidRPr="00CE46E2" w:rsidRDefault="00CE46E2" w:rsidP="00CE46E2">
      <w:pPr>
        <w:spacing w:line="360" w:lineRule="auto"/>
        <w:jc w:val="both"/>
        <w:rPr>
          <w:rFonts w:asciiTheme="majorBidi" w:hAnsiTheme="majorBidi" w:cstheme="majorBidi"/>
        </w:rPr>
      </w:pPr>
      <w:r w:rsidRPr="00CE46E2">
        <w:rPr>
          <w:rFonts w:asciiTheme="majorBidi" w:hAnsiTheme="majorBidi" w:cstheme="majorBidi"/>
          <w:b/>
          <w:bCs/>
        </w:rPr>
        <w:t>Keywords:</w:t>
      </w:r>
      <w:r>
        <w:rPr>
          <w:rFonts w:asciiTheme="majorBidi" w:hAnsiTheme="majorBidi" w:cstheme="majorBidi"/>
          <w:b/>
          <w:bCs/>
        </w:rPr>
        <w:t xml:space="preserve"> </w:t>
      </w:r>
      <w:r w:rsidRPr="00CE46E2">
        <w:rPr>
          <w:rFonts w:asciiTheme="majorBidi" w:hAnsiTheme="majorBidi" w:cstheme="majorBidi"/>
        </w:rPr>
        <w:t>Orbital fracture, Artificial intelligence, CT imaging, Deep learning, Injury severity, Emergency diagnostics</w:t>
      </w:r>
    </w:p>
    <w:p w14:paraId="4BF4E995" w14:textId="560F5ECB" w:rsidR="00DE2DAF" w:rsidRPr="00740968" w:rsidRDefault="00DE2DAF" w:rsidP="00740968">
      <w:pPr>
        <w:spacing w:line="360" w:lineRule="auto"/>
        <w:jc w:val="both"/>
        <w:rPr>
          <w:rFonts w:asciiTheme="majorBidi" w:hAnsiTheme="majorBidi" w:cstheme="majorBidi"/>
          <w:b/>
          <w:bCs/>
        </w:rPr>
      </w:pPr>
    </w:p>
    <w:p w14:paraId="79AF68FF" w14:textId="77777777" w:rsidR="00DE2DAF" w:rsidRPr="00740968" w:rsidRDefault="00DE2DAF" w:rsidP="00740968">
      <w:pPr>
        <w:spacing w:line="360" w:lineRule="auto"/>
        <w:jc w:val="both"/>
        <w:rPr>
          <w:rFonts w:asciiTheme="majorBidi" w:hAnsiTheme="majorBidi" w:cstheme="majorBidi"/>
          <w:b/>
          <w:bCs/>
        </w:rPr>
      </w:pPr>
    </w:p>
    <w:p w14:paraId="376C4560" w14:textId="77777777" w:rsidR="00DE2DAF" w:rsidRPr="00740968" w:rsidRDefault="00DE2DAF" w:rsidP="00740968">
      <w:pPr>
        <w:spacing w:line="360" w:lineRule="auto"/>
        <w:jc w:val="both"/>
        <w:rPr>
          <w:rFonts w:asciiTheme="majorBidi" w:hAnsiTheme="majorBidi" w:cstheme="majorBidi"/>
          <w:b/>
          <w:bCs/>
        </w:rPr>
      </w:pPr>
    </w:p>
    <w:p w14:paraId="6C7DDBEF" w14:textId="77777777" w:rsidR="00DE2DAF" w:rsidRPr="00740968" w:rsidRDefault="00DE2DAF" w:rsidP="00740968">
      <w:pPr>
        <w:spacing w:line="360" w:lineRule="auto"/>
        <w:jc w:val="both"/>
        <w:rPr>
          <w:rFonts w:asciiTheme="majorBidi" w:hAnsiTheme="majorBidi" w:cstheme="majorBidi"/>
          <w:b/>
          <w:bCs/>
        </w:rPr>
      </w:pPr>
    </w:p>
    <w:p w14:paraId="28F3F87D" w14:textId="77777777" w:rsidR="00DE2DAF" w:rsidRPr="00740968" w:rsidRDefault="00DE2DAF" w:rsidP="00740968">
      <w:pPr>
        <w:spacing w:line="360" w:lineRule="auto"/>
        <w:jc w:val="both"/>
        <w:rPr>
          <w:rFonts w:asciiTheme="majorBidi" w:hAnsiTheme="majorBidi" w:cstheme="majorBidi"/>
          <w:b/>
          <w:bCs/>
        </w:rPr>
      </w:pPr>
    </w:p>
    <w:p w14:paraId="7D3D46B4" w14:textId="3DA56B06" w:rsidR="007E00F7" w:rsidRPr="00790E63" w:rsidRDefault="007C4068" w:rsidP="00790E63">
      <w:pPr>
        <w:pStyle w:val="Heading1"/>
      </w:pPr>
      <w:r w:rsidRPr="00790E63">
        <w:lastRenderedPageBreak/>
        <w:t>Introduction </w:t>
      </w:r>
    </w:p>
    <w:p w14:paraId="7ED8A8BB" w14:textId="550EFFA2" w:rsidR="005C719C" w:rsidRDefault="00B610A1" w:rsidP="00B610A1">
      <w:pPr>
        <w:spacing w:line="360" w:lineRule="auto"/>
        <w:jc w:val="both"/>
        <w:rPr>
          <w:rFonts w:asciiTheme="majorBidi" w:hAnsiTheme="majorBidi" w:cstheme="majorBidi"/>
          <w:color w:val="FF0000"/>
        </w:rPr>
      </w:pPr>
      <w:r w:rsidRPr="00B610A1">
        <w:rPr>
          <w:rFonts w:asciiTheme="majorBidi" w:hAnsiTheme="majorBidi" w:cstheme="majorBidi"/>
          <w:highlight w:val="yellow"/>
        </w:rPr>
        <w:t>Traffic collisions and sports-related injuries have contributed to a growing incidence of orbital fractures.</w:t>
      </w:r>
      <w:r>
        <w:rPr>
          <w:rFonts w:asciiTheme="majorBidi" w:hAnsiTheme="majorBidi" w:cstheme="majorBidi"/>
        </w:rPr>
        <w:t xml:space="preserve"> </w:t>
      </w:r>
      <w:r w:rsidR="008F4993" w:rsidRPr="008F4993">
        <w:rPr>
          <w:rFonts w:asciiTheme="majorBidi" w:hAnsiTheme="majorBidi" w:cstheme="majorBidi"/>
        </w:rPr>
        <w:t>Orbital fractures are the most frequently encountered facial fractures in maxillofacial surgery, accounting for up to 90% of such cases and approximately 3% of emergency room consultations</w:t>
      </w:r>
      <w:r w:rsidR="005F64E5">
        <w:rPr>
          <w:rFonts w:asciiTheme="majorBidi" w:hAnsiTheme="majorBidi" w:cstheme="majorBidi"/>
        </w:rPr>
        <w:t xml:space="preserve"> </w:t>
      </w:r>
      <w:r w:rsidR="005F64E5">
        <w:rPr>
          <w:rFonts w:asciiTheme="majorBidi" w:hAnsiTheme="majorBidi" w:cstheme="majorBidi"/>
        </w:rPr>
        <w:fldChar w:fldCharType="begin">
          <w:fldData xml:space="preserve">PEVuZE5vdGU+PENpdGU+PEF1dGhvcj5TY29sb3p6aTwvQXV0aG9yPjxZZWFyPjIwMjI8L1llYXI+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</w:fldData>
        </w:fldChar>
      </w:r>
      <w:r w:rsidR="005F64E5">
        <w:rPr>
          <w:rFonts w:asciiTheme="majorBidi" w:hAnsiTheme="majorBidi" w:cstheme="majorBidi"/>
        </w:rPr>
        <w:instrText xml:space="preserve"> ADDIN EN.CITE </w:instrText>
      </w:r>
      <w:r w:rsidR="005F64E5">
        <w:rPr>
          <w:rFonts w:asciiTheme="majorBidi" w:hAnsiTheme="majorBidi" w:cstheme="majorBidi"/>
        </w:rPr>
        <w:fldChar w:fldCharType="begin">
          <w:fldData xml:space="preserve">PEVuZE5vdGU+PENpdGU+PEF1dGhvcj5TY29sb3p6aTwvQXV0aG9yPjxZZWFyPjIwMjI8L1llYXI+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</w:fldData>
        </w:fldChar>
      </w:r>
      <w:r w:rsidR="005F64E5">
        <w:rPr>
          <w:rFonts w:asciiTheme="majorBidi" w:hAnsiTheme="majorBidi" w:cstheme="majorBidi"/>
        </w:rPr>
        <w:instrText xml:space="preserve"> ADDIN EN.CITE.DATA </w:instrText>
      </w:r>
      <w:r w:rsidR="005F64E5">
        <w:rPr>
          <w:rFonts w:asciiTheme="majorBidi" w:hAnsiTheme="majorBidi" w:cstheme="majorBidi"/>
        </w:rPr>
      </w:r>
      <w:r w:rsidR="005F64E5">
        <w:rPr>
          <w:rFonts w:asciiTheme="majorBidi" w:hAnsiTheme="majorBidi" w:cstheme="majorBidi"/>
        </w:rPr>
        <w:fldChar w:fldCharType="end"/>
      </w:r>
      <w:r w:rsidR="005F64E5">
        <w:rPr>
          <w:rFonts w:asciiTheme="majorBidi" w:hAnsiTheme="majorBidi" w:cstheme="majorBidi"/>
        </w:rPr>
      </w:r>
      <w:r w:rsidR="005F64E5">
        <w:rPr>
          <w:rFonts w:asciiTheme="majorBidi" w:hAnsiTheme="majorBidi" w:cstheme="majorBidi"/>
        </w:rPr>
        <w:fldChar w:fldCharType="separate"/>
      </w:r>
      <w:r w:rsidR="005F64E5">
        <w:rPr>
          <w:rFonts w:asciiTheme="majorBidi" w:hAnsiTheme="majorBidi" w:cstheme="majorBidi"/>
          <w:noProof/>
        </w:rPr>
        <w:t>[1, 2]</w:t>
      </w:r>
      <w:r w:rsidR="005F64E5">
        <w:rPr>
          <w:rFonts w:asciiTheme="majorBidi" w:hAnsiTheme="majorBidi" w:cstheme="majorBidi"/>
        </w:rPr>
        <w:fldChar w:fldCharType="end"/>
      </w:r>
      <w:r w:rsidR="008F4993" w:rsidRPr="007E00F7">
        <w:rPr>
          <w:rFonts w:asciiTheme="majorBidi" w:hAnsiTheme="majorBidi" w:cstheme="majorBidi"/>
        </w:rPr>
        <w:t>.</w:t>
      </w:r>
      <w:r w:rsidR="008F4993">
        <w:rPr>
          <w:rFonts w:asciiTheme="majorBidi" w:hAnsiTheme="majorBidi" w:cstheme="majorBidi"/>
        </w:rPr>
        <w:t xml:space="preserve"> </w:t>
      </w:r>
      <w:r w:rsidR="008F4993">
        <w:rPr>
          <w:rFonts w:asciiTheme="majorBidi" w:hAnsiTheme="majorBidi" w:cstheme="majorBidi"/>
          <w:color w:val="FF0000"/>
        </w:rPr>
        <w:t xml:space="preserve"> </w:t>
      </w:r>
      <w:r w:rsidR="008F4993" w:rsidRPr="008F4993">
        <w:rPr>
          <w:rFonts w:asciiTheme="majorBidi" w:hAnsiTheme="majorBidi" w:cstheme="majorBidi"/>
        </w:rPr>
        <w:t xml:space="preserve">Accurate diagnosis of orbital fractures relies heavily on </w:t>
      </w:r>
      <w:r w:rsidR="00DA0057">
        <w:rPr>
          <w:rFonts w:asciiTheme="majorBidi" w:hAnsiTheme="majorBidi" w:cstheme="majorBidi"/>
        </w:rPr>
        <w:t>orbital</w:t>
      </w:r>
      <w:r w:rsidR="008F4993" w:rsidRPr="008F4993">
        <w:rPr>
          <w:rFonts w:asciiTheme="majorBidi" w:hAnsiTheme="majorBidi" w:cstheme="majorBidi"/>
        </w:rPr>
        <w:t xml:space="preserve"> tomography (CT)</w:t>
      </w:r>
      <w:r w:rsidR="005C719C">
        <w:rPr>
          <w:rFonts w:asciiTheme="majorBidi" w:hAnsiTheme="majorBidi" w:cstheme="majorBidi"/>
        </w:rPr>
        <w:t xml:space="preserve"> </w:t>
      </w:r>
      <w:r w:rsidR="005C719C">
        <w:rPr>
          <w:rFonts w:asciiTheme="majorBidi" w:hAnsiTheme="majorBidi" w:cstheme="majorBidi"/>
        </w:rPr>
        <w:fldChar w:fldCharType="begin">
          <w:fldData xml:space="preserve">PEVuZE5vdGU+PENpdGU+PEF1dGhvcj5SaGVlPC9BdXRob3I+PFllYXI+MjAxNDwvWWVhcj48UmVj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</w:fldData>
        </w:fldChar>
      </w:r>
      <w:r w:rsidR="00DA0057">
        <w:rPr>
          <w:rFonts w:asciiTheme="majorBidi" w:hAnsiTheme="majorBidi" w:cstheme="majorBidi"/>
        </w:rPr>
        <w:instrText xml:space="preserve"> ADDIN EN.CITE </w:instrText>
      </w:r>
      <w:r w:rsidR="00DA0057">
        <w:rPr>
          <w:rFonts w:asciiTheme="majorBidi" w:hAnsiTheme="majorBidi" w:cstheme="majorBidi"/>
        </w:rPr>
        <w:fldChar w:fldCharType="begin">
          <w:fldData xml:space="preserve">PEVuZE5vdGU+PENpdGU+PEF1dGhvcj5SaGVlPC9BdXRob3I+PFllYXI+MjAxNDwvWWVhcj48UmVj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</w:fldData>
        </w:fldChar>
      </w:r>
      <w:r w:rsidR="00DA0057">
        <w:rPr>
          <w:rFonts w:asciiTheme="majorBidi" w:hAnsiTheme="majorBidi" w:cstheme="majorBidi"/>
        </w:rPr>
        <w:instrText xml:space="preserve"> ADDIN EN.CITE.DATA </w:instrText>
      </w:r>
      <w:r w:rsidR="00DA0057">
        <w:rPr>
          <w:rFonts w:asciiTheme="majorBidi" w:hAnsiTheme="majorBidi" w:cstheme="majorBidi"/>
        </w:rPr>
      </w:r>
      <w:r w:rsidR="00DA0057">
        <w:rPr>
          <w:rFonts w:asciiTheme="majorBidi" w:hAnsiTheme="majorBidi" w:cstheme="majorBidi"/>
        </w:rPr>
        <w:fldChar w:fldCharType="end"/>
      </w:r>
      <w:r w:rsidR="005C719C">
        <w:rPr>
          <w:rFonts w:asciiTheme="majorBidi" w:hAnsiTheme="majorBidi" w:cstheme="majorBidi"/>
        </w:rPr>
      </w:r>
      <w:r w:rsidR="005C719C">
        <w:rPr>
          <w:rFonts w:asciiTheme="majorBidi" w:hAnsiTheme="majorBidi" w:cstheme="majorBidi"/>
        </w:rPr>
        <w:fldChar w:fldCharType="separate"/>
      </w:r>
      <w:r w:rsidR="00DA0057">
        <w:rPr>
          <w:rFonts w:asciiTheme="majorBidi" w:hAnsiTheme="majorBidi" w:cstheme="majorBidi"/>
          <w:noProof/>
        </w:rPr>
        <w:t>[3, 4]</w:t>
      </w:r>
      <w:r w:rsidR="005C719C">
        <w:rPr>
          <w:rFonts w:asciiTheme="majorBidi" w:hAnsiTheme="majorBidi" w:cstheme="majorBidi"/>
        </w:rPr>
        <w:fldChar w:fldCharType="end"/>
      </w:r>
      <w:r w:rsidR="008F4993" w:rsidRPr="008F4993">
        <w:rPr>
          <w:rFonts w:asciiTheme="majorBidi" w:hAnsiTheme="majorBidi" w:cstheme="majorBidi"/>
        </w:rPr>
        <w:t>. While larger fractures are typically easy to identify using CT, smaller or more subtle fractures may be missed during visual assessment.</w:t>
      </w:r>
      <w:r w:rsidR="008F4993" w:rsidRPr="008F4993">
        <w:rPr>
          <w:rFonts w:asciiTheme="majorBidi" w:hAnsiTheme="majorBidi" w:cstheme="majorBidi"/>
          <w:color w:val="FF0000"/>
        </w:rPr>
        <w:t xml:space="preserve"> </w:t>
      </w:r>
    </w:p>
    <w:p w14:paraId="7F86FF69" w14:textId="594F3B5E" w:rsidR="00D30310" w:rsidRDefault="009E61EE" w:rsidP="009E61EE">
      <w:pPr>
        <w:spacing w:line="360" w:lineRule="auto"/>
        <w:jc w:val="both"/>
        <w:rPr>
          <w:rFonts w:asciiTheme="majorBidi" w:hAnsiTheme="majorBidi" w:cstheme="majorBidi"/>
          <w:lang w:bidi="fa-IR"/>
        </w:rPr>
      </w:pPr>
      <w:r w:rsidRPr="009E61EE">
        <w:rPr>
          <w:rFonts w:asciiTheme="majorBidi" w:hAnsiTheme="majorBidi" w:cstheme="majorBidi"/>
          <w:highlight w:val="yellow"/>
        </w:rPr>
        <w:t>Recent studies have investigated clinical scoring systems and artificial intelligence to enhance the detection and assessment of orbital and ocular injuries</w:t>
      </w:r>
      <w:r w:rsidR="005F64E5" w:rsidRPr="009E61EE">
        <w:rPr>
          <w:rFonts w:asciiTheme="majorBidi" w:hAnsiTheme="majorBidi" w:cstheme="majorBidi"/>
          <w:highlight w:val="yellow"/>
        </w:rPr>
        <w:t>.</w:t>
      </w:r>
      <w:r w:rsidR="005F64E5" w:rsidRPr="005F64E5">
        <w:rPr>
          <w:rFonts w:asciiTheme="majorBidi" w:hAnsiTheme="majorBidi" w:cstheme="majorBidi"/>
        </w:rPr>
        <w:t xml:space="preserve"> Building on AI applications, Li et al. utilized convolutional neural networks (CNNs) combined with </w:t>
      </w:r>
      <w:proofErr w:type="spellStart"/>
      <w:r w:rsidR="005F64E5" w:rsidRPr="005F64E5">
        <w:rPr>
          <w:rFonts w:asciiTheme="majorBidi" w:hAnsiTheme="majorBidi" w:cstheme="majorBidi"/>
        </w:rPr>
        <w:t>XGBoost</w:t>
      </w:r>
      <w:proofErr w:type="spellEnd"/>
      <w:r w:rsidR="005F64E5" w:rsidRPr="005F64E5">
        <w:rPr>
          <w:rFonts w:asciiTheme="majorBidi" w:hAnsiTheme="majorBidi" w:cstheme="majorBidi"/>
        </w:rPr>
        <w:t xml:space="preserve"> to detect orbital blowout fractures, reporting a single-image accuracy of 92% and an area under the curve (AUC) of 0.9574</w:t>
      </w:r>
      <w:r w:rsidR="005F64E5">
        <w:rPr>
          <w:rFonts w:asciiTheme="majorBidi" w:hAnsiTheme="majorBidi" w:cstheme="majorBidi"/>
        </w:rPr>
        <w:t xml:space="preserve"> </w:t>
      </w:r>
      <w:r w:rsidR="005F64E5">
        <w:rPr>
          <w:rFonts w:asciiTheme="majorBidi" w:hAnsiTheme="majorBidi" w:cstheme="majorBidi"/>
        </w:rPr>
        <w:fldChar w:fldCharType="begin"/>
      </w:r>
      <w:r w:rsidR="00DA0057">
        <w:rPr>
          <w:rFonts w:asciiTheme="majorBidi" w:hAnsiTheme="majorBidi" w:cstheme="majorBidi"/>
        </w:rPr>
        <w:instrText xml:space="preserve"> ADDIN EN.CITE &lt;EndNote&gt;&lt;Cite&gt;&lt;Author&gt;Li&lt;/Author&gt;&lt;Year&gt;2020&lt;/Year&gt;&lt;RecNum&gt;4&lt;/RecNum&gt;&lt;DisplayText&gt;[5]&lt;/DisplayText&gt;&lt;record&gt;&lt;rec-number&gt;4&lt;/rec-number&gt;&lt;foreign-keys&gt;&lt;key app="EN" db-id="rx25zfvehprzwbe5xscxsxvy0wvw22sxfvz5" timestamp="1748192828"&gt;4&lt;/key&gt;&lt;/foreign-keys&gt;&lt;ref-type name="Journal Article"&gt;17&lt;/ref-type&gt;&lt;contributors&gt;&lt;authors&gt;&lt;author&gt;Li, L.&lt;/author&gt;&lt;author&gt;Song, X.&lt;/author&gt;&lt;author&gt;Guo, Y.&lt;/author&gt;&lt;author&gt;Liu, Y.&lt;/author&gt;&lt;author&gt;Sun, R.&lt;/author&gt;&lt;author&gt;Zou, H.&lt;/author&gt;&lt;author&gt;Zhou, H.&lt;/author&gt;&lt;author&gt;Fan, X.&lt;/author&gt;&lt;/authors&gt;&lt;/contributors&gt;&lt;auth-address&gt;Department of Ophthalmology, Ninth People&amp;apos;s Hospital, Shanghai Jiao Tong University School of Medicine.&amp;#xD;Shanghai Key Laboratory of Orbital Diseases and Ocular Oncology, Shanghai.&amp;#xD;Tsimage Medical Technology, Yantian Modern Industry Service Center, Shenzhen.&amp;#xD;Department of Automation, School of Information Science and Engineering, East China University of Science and Technology, Shanghai.&amp;#xD;Center for Intelligent Medical Imaging &amp;amp; Health, Research Institute of Tsinghua University in Shenzhen, Shenzhen, China.&lt;/auth-address&gt;&lt;titles&gt;&lt;title&gt;Deep Convolutional Neural Networks for Automatic Detection of Orbital Blowout Fractures&lt;/title&gt;&lt;secondary-title&gt;J Craniofac Surg&lt;/secondary-title&gt;&lt;/titles&gt;&lt;periodical&gt;&lt;full-title&gt;J Craniofac Surg&lt;/full-title&gt;&lt;/periodical&gt;&lt;pages&gt;400-403&lt;/pages&gt;&lt;volume&gt;31&lt;/volume&gt;&lt;number&gt;2&lt;/number&gt;&lt;keywords&gt;&lt;keyword&gt;Adult&lt;/keyword&gt;&lt;keyword&gt;Humans&lt;/keyword&gt;&lt;keyword&gt;*Nerve Net&lt;/keyword&gt;&lt;keyword&gt;Orbital Fractures/*diagnostic imaging&lt;/keyword&gt;&lt;keyword&gt;Tomography, X-Ray Computed&lt;/keyword&gt;&lt;/keywords&gt;&lt;dates&gt;&lt;year&gt;2020&lt;/year&gt;&lt;pub-dates&gt;&lt;date&gt;Mar/Apr&lt;/date&gt;&lt;/pub-dates&gt;&lt;/dates&gt;&lt;isbn&gt;1049-2275&lt;/isbn&gt;&lt;accession-num&gt;31842071&lt;/accession-num&gt;&lt;urls&gt;&lt;/urls&gt;&lt;electronic-resource-num&gt;10.1097/scs.0000000000006069&lt;/electronic-resource-num&gt;&lt;remote-database-provider&gt;NLM&lt;/remote-database-provider&gt;&lt;language&gt;eng&lt;/language&gt;&lt;/record&gt;&lt;/Cite&gt;&lt;/EndNote&gt;</w:instrText>
      </w:r>
      <w:r w:rsidR="005F64E5">
        <w:rPr>
          <w:rFonts w:asciiTheme="majorBidi" w:hAnsiTheme="majorBidi" w:cstheme="majorBidi"/>
        </w:rPr>
        <w:fldChar w:fldCharType="separate"/>
      </w:r>
      <w:r w:rsidR="00DA0057">
        <w:rPr>
          <w:rFonts w:asciiTheme="majorBidi" w:hAnsiTheme="majorBidi" w:cstheme="majorBidi"/>
          <w:noProof/>
        </w:rPr>
        <w:t>[5]</w:t>
      </w:r>
      <w:r w:rsidR="005F64E5">
        <w:rPr>
          <w:rFonts w:asciiTheme="majorBidi" w:hAnsiTheme="majorBidi" w:cstheme="majorBidi"/>
        </w:rPr>
        <w:fldChar w:fldCharType="end"/>
      </w:r>
      <w:r w:rsidR="005F64E5" w:rsidRPr="005F64E5">
        <w:rPr>
          <w:rFonts w:asciiTheme="majorBidi" w:hAnsiTheme="majorBidi" w:cstheme="majorBidi"/>
        </w:rPr>
        <w:t xml:space="preserve">. Umapathy et al. focused on volumetric analysis by using a modified </w:t>
      </w:r>
      <w:r w:rsidR="005F64E5" w:rsidRPr="00F72AE5">
        <w:rPr>
          <w:rFonts w:asciiTheme="majorBidi" w:hAnsiTheme="majorBidi" w:cstheme="majorBidi"/>
          <w:highlight w:val="yellow"/>
        </w:rPr>
        <w:t>U</w:t>
      </w:r>
      <w:r w:rsidR="00F72AE5">
        <w:rPr>
          <w:rFonts w:asciiTheme="majorBidi" w:hAnsiTheme="majorBidi" w:cstheme="majorBidi"/>
          <w:highlight w:val="yellow"/>
        </w:rPr>
        <w:t>-</w:t>
      </w:r>
      <w:r w:rsidR="005F64E5" w:rsidRPr="00F72AE5">
        <w:rPr>
          <w:rFonts w:asciiTheme="majorBidi" w:hAnsiTheme="majorBidi" w:cstheme="majorBidi"/>
          <w:highlight w:val="yellow"/>
        </w:rPr>
        <w:t>N</w:t>
      </w:r>
      <w:r w:rsidR="00F72AE5">
        <w:rPr>
          <w:rFonts w:asciiTheme="majorBidi" w:hAnsiTheme="majorBidi" w:cstheme="majorBidi"/>
        </w:rPr>
        <w:t>et</w:t>
      </w:r>
      <w:r w:rsidR="005F64E5" w:rsidRPr="005F64E5">
        <w:rPr>
          <w:rFonts w:asciiTheme="majorBidi" w:hAnsiTheme="majorBidi" w:cstheme="majorBidi"/>
        </w:rPr>
        <w:t xml:space="preserve"> model to quantify globe volumes, achieving a high </w:t>
      </w:r>
      <w:r w:rsidR="00F95353">
        <w:rPr>
          <w:rFonts w:asciiTheme="majorBidi" w:hAnsiTheme="majorBidi" w:cstheme="majorBidi"/>
        </w:rPr>
        <w:t>F1</w:t>
      </w:r>
      <w:r w:rsidR="005F64E5" w:rsidRPr="005F64E5">
        <w:rPr>
          <w:rFonts w:asciiTheme="majorBidi" w:hAnsiTheme="majorBidi" w:cstheme="majorBidi"/>
        </w:rPr>
        <w:t xml:space="preserve"> score of 0.95 </w:t>
      </w:r>
      <w:r w:rsidR="005F64E5">
        <w:rPr>
          <w:rFonts w:asciiTheme="majorBidi" w:hAnsiTheme="majorBidi" w:cstheme="majorBidi"/>
        </w:rPr>
        <w:fldChar w:fldCharType="begin"/>
      </w:r>
      <w:r w:rsidR="00DA0057">
        <w:rPr>
          <w:rFonts w:asciiTheme="majorBidi" w:hAnsiTheme="majorBidi" w:cstheme="majorBidi"/>
        </w:rPr>
        <w:instrText xml:space="preserve"> ADDIN EN.CITE &lt;EndNote&gt;&lt;Cite&gt;&lt;Author&gt;Umapathy&lt;/Author&gt;&lt;Year&gt;2020&lt;/Year&gt;&lt;RecNum&gt;5&lt;/RecNum&gt;&lt;DisplayText&gt;[6]&lt;/DisplayText&gt;&lt;record&gt;&lt;rec-number&gt;5&lt;/rec-number&gt;&lt;foreign-keys&gt;&lt;key app="EN" db-id="rx25zfvehprzwbe5xscxsxvy0wvw22sxfvz5" timestamp="1748192828"&gt;5&lt;/key&gt;&lt;/foreign-keys&gt;&lt;ref-type name="Journal Article"&gt;17&lt;/ref-type&gt;&lt;contributors&gt;&lt;authors&gt;&lt;author&gt;Umapathy, L.&lt;/author&gt;&lt;author&gt;Winegar, B.&lt;/author&gt;&lt;author&gt;MacKinnon, L.&lt;/author&gt;&lt;author&gt;Hill, M.&lt;/author&gt;&lt;author&gt;Altbach, M. I.&lt;/author&gt;&lt;author&gt;Miller, J. M.&lt;/author&gt;&lt;author&gt;Bilgin, A.&lt;/author&gt;&lt;/authors&gt;&lt;/contributors&gt;&lt;auth-address&gt;From the Departments of Electrical and Computer Engineering (L.U., A.B.).&amp;#xD;Medical Imaging (L.U., B.W., L.M., M.H., M.I.A., A.B.).&amp;#xD;Ophthalmology and Vision Science (J.M.M.).&amp;#xD;From the Departments of Electrical and Computer Engineering (L.U., A.B.) bilgin@email.arizona.edu.&amp;#xD;Biomedical Engineering (A.B.), University of Arizona, Tucson, Arizona.&lt;/auth-address&gt;&lt;titles&gt;&lt;title&gt;Fully Automated Segmentation of Globes for Volume Quantification in CT Images of Orbits using Deep Learning&lt;/title&gt;&lt;secondary-title&gt;AJNR Am J Neuroradiol&lt;/secondary-title&gt;&lt;/titles&gt;&lt;periodical&gt;&lt;full-title&gt;AJNR Am J Neuroradiol&lt;/full-title&gt;&lt;/periodical&gt;&lt;pages&gt;1061-1069&lt;/pages&gt;&lt;volume&gt;41&lt;/volume&gt;&lt;number&gt;6&lt;/number&gt;&lt;edition&gt;20200521&lt;/edition&gt;&lt;keywords&gt;&lt;keyword&gt;*Deep Learning&lt;/keyword&gt;&lt;keyword&gt;Humans&lt;/keyword&gt;&lt;keyword&gt;Image Interpretation, Computer-Assisted/*methods&lt;/keyword&gt;&lt;keyword&gt;Neuroimaging/*methods&lt;/keyword&gt;&lt;keyword&gt;Observer Variation&lt;/keyword&gt;&lt;keyword&gt;Orbit/*diagnostic imaging&lt;/keyword&gt;&lt;keyword&gt;Tomography, X-Ray Computed/*methods&lt;/keyword&gt;&lt;/keywords&gt;&lt;dates&gt;&lt;year&gt;2020&lt;/year&gt;&lt;pub-dates&gt;&lt;date&gt;Jun&lt;/date&gt;&lt;/pub-dates&gt;&lt;/dates&gt;&lt;isbn&gt;0195-6108 (Print)&amp;#xD;0195-6108&lt;/isbn&gt;&lt;accession-num&gt;32439637&lt;/accession-num&gt;&lt;urls&gt;&lt;/urls&gt;&lt;custom2&gt;PMC7342761&lt;/custom2&gt;&lt;electronic-resource-num&gt;10.3174/ajnr.A6538&lt;/electronic-resource-num&gt;&lt;remote-database-provider&gt;NLM&lt;/remote-database-provider&gt;&lt;language&gt;eng&lt;/language&gt;&lt;/record&gt;&lt;/Cite&gt;&lt;/EndNote&gt;</w:instrText>
      </w:r>
      <w:r w:rsidR="005F64E5">
        <w:rPr>
          <w:rFonts w:asciiTheme="majorBidi" w:hAnsiTheme="majorBidi" w:cstheme="majorBidi"/>
        </w:rPr>
        <w:fldChar w:fldCharType="separate"/>
      </w:r>
      <w:r w:rsidR="00DA0057">
        <w:rPr>
          <w:rFonts w:asciiTheme="majorBidi" w:hAnsiTheme="majorBidi" w:cstheme="majorBidi"/>
          <w:noProof/>
        </w:rPr>
        <w:t>[6]</w:t>
      </w:r>
      <w:r w:rsidR="005F64E5">
        <w:rPr>
          <w:rFonts w:asciiTheme="majorBidi" w:hAnsiTheme="majorBidi" w:cstheme="majorBidi"/>
        </w:rPr>
        <w:fldChar w:fldCharType="end"/>
      </w:r>
      <w:r w:rsidR="005F64E5" w:rsidRPr="005F64E5">
        <w:rPr>
          <w:rFonts w:asciiTheme="majorBidi" w:hAnsiTheme="majorBidi" w:cstheme="majorBidi"/>
        </w:rPr>
        <w:t xml:space="preserve">. Rossin et al. developed a practical bedside tool for ocular injury prediction, which demonstrated a sensitivity of 95% </w:t>
      </w:r>
      <w:r w:rsidR="005F64E5">
        <w:rPr>
          <w:rFonts w:asciiTheme="majorBidi" w:hAnsiTheme="majorBidi" w:cstheme="majorBidi"/>
        </w:rPr>
        <w:fldChar w:fldCharType="begin">
          <w:fldData xml:space="preserve">PEVuZE5vdGU+PENpdGU+PEF1dGhvcj5Sb3NzaW48L0F1dGhvcj48WWVhcj4yMDIxPC9ZZWFyPjxS
ZWNOdW0+NjwvUmVjTnVtPjxEaXNwbGF5VGV4dD5bN108L0Rpc3BsYXlUZXh0PjxyZWNvcmQ+PHJl
Yy1udW1iZXI+NjwvcmVjLW51bWJlcj48Zm9yZWlnbi1rZXlzPjxrZXkgYXBwPSJFTiIgZGItaWQ9
InJ4MjV6ZnZlaHByendiZTV4c2N4c3h2eTB3dncyMnN4ZnZ6NSIgdGltZXN0YW1wPSIxNzQ4MTky
ODI4Ij42PC9rZXk+PC9mb3JlaWduLWtleXM+PHJlZi10eXBlIG5hbWU9IkpvdXJuYWwgQXJ0aWNs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ZGFyeS10aXRsZT48L3RpdGxlcz48cGVyaW9kaWNhbD48ZnVsbC10aXRsZT5KQU1BIE9waHRoYWxt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=
</w:fldData>
        </w:fldChar>
      </w:r>
      <w:r w:rsidR="00DA0057">
        <w:rPr>
          <w:rFonts w:asciiTheme="majorBidi" w:hAnsiTheme="majorBidi" w:cstheme="majorBidi"/>
        </w:rPr>
        <w:instrText xml:space="preserve"> ADDIN EN.CITE </w:instrText>
      </w:r>
      <w:r w:rsidR="00DA0057">
        <w:rPr>
          <w:rFonts w:asciiTheme="majorBidi" w:hAnsiTheme="majorBidi" w:cstheme="majorBidi"/>
        </w:rPr>
        <w:fldChar w:fldCharType="begin">
          <w:fldData xml:space="preserve">PEVuZE5vdGU+PENpdGU+PEF1dGhvcj5Sb3NzaW48L0F1dGhvcj48WWVhcj4yMDIxPC9ZZWFyPjxS
ZWNOdW0+NjwvUmVjTnVtPjxEaXNwbGF5VGV4dD5bN108L0Rpc3BsYXlUZXh0PjxyZWNvcmQ+PHJl
Yy1udW1iZXI+NjwvcmVjLW51bWJlcj48Zm9yZWlnbi1rZXlzPjxrZXkgYXBwPSJFTiIgZGItaWQ9
InJ4MjV6ZnZlaHByendiZTV4c2N4c3h2eTB3dncyMnN4ZnZ6NSIgdGltZXN0YW1wPSIxNzQ4MTky
ODI4Ij42PC9rZXk+PC9mb3JlaWduLWtleXM+PHJlZi10eXBlIG5hbWU9IkpvdXJuYWwgQXJ0aWNs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ZGFyeS10aXRsZT48L3RpdGxlcz48cGVyaW9kaWNhbD48ZnVsbC10aXRsZT5KQU1BIE9waHRoYWxt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=
</w:fldData>
        </w:fldChar>
      </w:r>
      <w:r w:rsidR="00DA0057">
        <w:rPr>
          <w:rFonts w:asciiTheme="majorBidi" w:hAnsiTheme="majorBidi" w:cstheme="majorBidi"/>
        </w:rPr>
        <w:instrText xml:space="preserve"> ADDIN EN.CITE.DATA </w:instrText>
      </w:r>
      <w:r w:rsidR="00DA0057">
        <w:rPr>
          <w:rFonts w:asciiTheme="majorBidi" w:hAnsiTheme="majorBidi" w:cstheme="majorBidi"/>
        </w:rPr>
      </w:r>
      <w:r w:rsidR="00DA0057">
        <w:rPr>
          <w:rFonts w:asciiTheme="majorBidi" w:hAnsiTheme="majorBidi" w:cstheme="majorBidi"/>
        </w:rPr>
        <w:fldChar w:fldCharType="end"/>
      </w:r>
      <w:r w:rsidR="005F64E5">
        <w:rPr>
          <w:rFonts w:asciiTheme="majorBidi" w:hAnsiTheme="majorBidi" w:cstheme="majorBidi"/>
        </w:rPr>
      </w:r>
      <w:r w:rsidR="005F64E5">
        <w:rPr>
          <w:rFonts w:asciiTheme="majorBidi" w:hAnsiTheme="majorBidi" w:cstheme="majorBidi"/>
        </w:rPr>
        <w:fldChar w:fldCharType="separate"/>
      </w:r>
      <w:r w:rsidR="00DA0057">
        <w:rPr>
          <w:rFonts w:asciiTheme="majorBidi" w:hAnsiTheme="majorBidi" w:cstheme="majorBidi"/>
          <w:noProof/>
        </w:rPr>
        <w:t>[7]</w:t>
      </w:r>
      <w:r w:rsidR="005F64E5">
        <w:rPr>
          <w:rFonts w:asciiTheme="majorBidi" w:hAnsiTheme="majorBidi" w:cstheme="majorBidi"/>
        </w:rPr>
        <w:fldChar w:fldCharType="end"/>
      </w:r>
      <w:r w:rsidR="005F64E5" w:rsidRPr="005F64E5">
        <w:rPr>
          <w:rFonts w:asciiTheme="majorBidi" w:hAnsiTheme="majorBidi" w:cstheme="majorBidi"/>
        </w:rPr>
        <w:t xml:space="preserve">. In another AI-driven study, Bao et al. employed DenseNet-169 along with </w:t>
      </w:r>
      <w:r w:rsidR="005F64E5" w:rsidRPr="00F72AE5">
        <w:rPr>
          <w:rFonts w:asciiTheme="majorBidi" w:hAnsiTheme="majorBidi" w:cstheme="majorBidi"/>
          <w:highlight w:val="yellow"/>
        </w:rPr>
        <w:t>U</w:t>
      </w:r>
      <w:r w:rsidR="00F72AE5">
        <w:rPr>
          <w:rFonts w:asciiTheme="majorBidi" w:hAnsiTheme="majorBidi" w:cstheme="majorBidi"/>
          <w:highlight w:val="yellow"/>
        </w:rPr>
        <w:t>-</w:t>
      </w:r>
      <w:r w:rsidR="005F64E5" w:rsidRPr="00F72AE5">
        <w:rPr>
          <w:rFonts w:asciiTheme="majorBidi" w:hAnsiTheme="majorBidi" w:cstheme="majorBidi"/>
          <w:highlight w:val="yellow"/>
        </w:rPr>
        <w:t>Net</w:t>
      </w:r>
      <w:r w:rsidR="005F64E5" w:rsidRPr="005F64E5">
        <w:rPr>
          <w:rFonts w:asciiTheme="majorBidi" w:hAnsiTheme="majorBidi" w:cstheme="majorBidi"/>
        </w:rPr>
        <w:t xml:space="preserve"> for the identification and segmentation of orbital fractures</w:t>
      </w:r>
      <w:r w:rsidR="005F64E5">
        <w:rPr>
          <w:rFonts w:asciiTheme="majorBidi" w:hAnsiTheme="majorBidi" w:cstheme="majorBidi"/>
        </w:rPr>
        <w:t xml:space="preserve"> </w:t>
      </w:r>
      <w:r w:rsidR="005F64E5">
        <w:rPr>
          <w:rFonts w:asciiTheme="majorBidi" w:hAnsiTheme="majorBidi" w:cstheme="majorBidi"/>
        </w:rPr>
        <w:fldChar w:fldCharType="begin"/>
      </w:r>
      <w:r w:rsidR="00DA0057">
        <w:rPr>
          <w:rFonts w:asciiTheme="majorBidi" w:hAnsiTheme="majorBidi" w:cstheme="majorBidi"/>
        </w:rPr>
        <w:instrText xml:space="preserve"> ADDIN EN.CITE &lt;EndNote&gt;&lt;Cite&gt;&lt;Author&gt;Bao&lt;/Author&gt;&lt;Year&gt;2023&lt;/Year&gt;&lt;RecNum&gt;7&lt;/RecNum&gt;&lt;DisplayText&gt;[8]&lt;/DisplayText&gt;&lt;record&gt;&lt;rec-number&gt;7&lt;/rec-number&gt;&lt;foreign-keys&gt;&lt;key app="EN" db-id="rx25zfvehprzwbe5xscxsxvy0wvw22sxfvz5" timestamp="1748192828"&gt;7&lt;/key&gt;&lt;/foreign-keys&gt;&lt;ref-type name="Journal Article"&gt;17&lt;/ref-type&gt;&lt;contributors&gt;&lt;authors&gt;&lt;author&gt;Bao, X. L.&lt;/author&gt;&lt;author&gt;Zhan, X.&lt;/author&gt;&lt;author&gt;Wang, L.&lt;/author&gt;&lt;author&gt;Zhu, Q.&lt;/author&gt;&lt;author&gt;Fan, B.&lt;/author&gt;&lt;author&gt;Li, G. Y.&lt;/author&gt;&lt;/authors&gt;&lt;/contributors&gt;&lt;auth-address&gt;Department of Ophthalmology, The Second Norman Bethune Hospital of Jilin University, Changchun, China.&amp;#xD;The Army Engineering University of PLA, Nanjing, China.&amp;#xD;Wenzhou Medical University, Wenzhou, China.&lt;/auth-address&gt;&lt;titles&gt;&lt;title&gt;Automatic Identification and Segmentation of Orbital Blowout Fractures Based on Artificial Intelligence&lt;/title&gt;&lt;secondary-title&gt;Transl Vis Sci Technol&lt;/secondary-title&gt;&lt;/titles&gt;&lt;periodical&gt;&lt;full-title&gt;Transl Vis Sci Technol&lt;/full-title&gt;&lt;/periodical&gt;&lt;pages&gt;7&lt;/pages&gt;&lt;volume&gt;12&lt;/volume&gt;&lt;number&gt;4&lt;/number&gt;&lt;keywords&gt;&lt;keyword&gt;*Artificial Intelligence&lt;/keyword&gt;&lt;keyword&gt;*Algorithms&lt;/keyword&gt;&lt;keyword&gt;Tomography, X-Ray Computed/methods&lt;/keyword&gt;&lt;/keywords&gt;&lt;dates&gt;&lt;year&gt;2023&lt;/year&gt;&lt;pub-dates&gt;&lt;date&gt;Apr 3&lt;/date&gt;&lt;/pub-dates&gt;&lt;/dates&gt;&lt;isbn&gt;2164-2591&lt;/isbn&gt;&lt;accession-num&gt;37022710&lt;/accession-num&gt;&lt;urls&gt;&lt;/urls&gt;&lt;custom1&gt;Disclosure: X. Bao, None; X. Zhan, None; L. Wang, None; Q. Zhu, None; B. Fan, None; G.-Y. Li, None&lt;/custom1&gt;&lt;custom2&gt;PMC10082383&lt;/custom2&gt;&lt;electronic-resource-num&gt;10.1167/tvst.12.4.7&lt;/electronic-resource-num&gt;&lt;remote-database-provider&gt;NLM&lt;/remote-database-provider&gt;&lt;language&gt;eng&lt;/language&gt;&lt;/record&gt;&lt;/Cite&gt;&lt;/EndNote&gt;</w:instrText>
      </w:r>
      <w:r w:rsidR="005F64E5">
        <w:rPr>
          <w:rFonts w:asciiTheme="majorBidi" w:hAnsiTheme="majorBidi" w:cstheme="majorBidi"/>
        </w:rPr>
        <w:fldChar w:fldCharType="separate"/>
      </w:r>
      <w:r w:rsidR="00DA0057">
        <w:rPr>
          <w:rFonts w:asciiTheme="majorBidi" w:hAnsiTheme="majorBidi" w:cstheme="majorBidi"/>
          <w:noProof/>
        </w:rPr>
        <w:t>[8]</w:t>
      </w:r>
      <w:r w:rsidR="005F64E5">
        <w:rPr>
          <w:rFonts w:asciiTheme="majorBidi" w:hAnsiTheme="majorBidi" w:cstheme="majorBidi"/>
        </w:rPr>
        <w:fldChar w:fldCharType="end"/>
      </w:r>
      <w:r w:rsidR="005F64E5" w:rsidRPr="005F64E5">
        <w:rPr>
          <w:rFonts w:asciiTheme="majorBidi" w:hAnsiTheme="majorBidi" w:cstheme="majorBidi"/>
        </w:rPr>
        <w:t>. These advancements highlight the growing role of AI and predictive tools in enhancing diagnostic accuracy and clinical decision-making for orbital trauma.</w:t>
      </w:r>
      <w:ins w:id="0" w:author="Salari, Farhad" w:date="2025-05-28T21:35:00Z" w16du:dateUtc="2025-05-28T17:05:00Z">
        <w:r w:rsidR="00DA0057">
          <w:rPr>
            <w:rFonts w:asciiTheme="majorBidi" w:hAnsiTheme="majorBidi" w:cstheme="majorBidi"/>
          </w:rPr>
          <w:t xml:space="preserve"> </w:t>
        </w:r>
      </w:ins>
    </w:p>
    <w:p w14:paraId="6ED51030" w14:textId="77777777" w:rsidR="005156E9" w:rsidRDefault="00B16A7E" w:rsidP="005156E9">
      <w:pPr>
        <w:spacing w:line="360" w:lineRule="auto"/>
        <w:jc w:val="both"/>
        <w:rPr>
          <w:rFonts w:asciiTheme="majorBidi" w:hAnsiTheme="majorBidi" w:cstheme="majorBidi"/>
        </w:rPr>
      </w:pPr>
      <w:r w:rsidRPr="00B16A7E">
        <w:rPr>
          <w:rFonts w:asciiTheme="majorBidi" w:hAnsiTheme="majorBidi" w:cstheme="majorBidi"/>
          <w:highlight w:val="yellow"/>
        </w:rPr>
        <w:t>Timely access to ophthalmologists in emergency settings remains limited, creating challenges in diagnosing and managing ocular injuries linked to orbital fractures. Closed-globe injuries are especially at risk of being overlooked by non-ophthalmologists due to limited specialized training.</w:t>
      </w:r>
      <w:r>
        <w:rPr>
          <w:rFonts w:asciiTheme="majorBidi" w:hAnsiTheme="majorBidi" w:cstheme="majorBidi"/>
        </w:rPr>
        <w:t xml:space="preserve"> </w:t>
      </w:r>
      <w:r w:rsidR="005156E9" w:rsidRPr="005156E9">
        <w:rPr>
          <w:rFonts w:asciiTheme="majorBidi" w:hAnsiTheme="majorBidi" w:cstheme="majorBidi"/>
          <w:highlight w:val="yellow"/>
        </w:rPr>
        <w:t>Failure to promptly recognize ocular injuries may lead to serious long-term complications, highlighting the importance of early detection.</w:t>
      </w:r>
      <w:r w:rsidR="005156E9">
        <w:rPr>
          <w:rFonts w:asciiTheme="majorBidi" w:hAnsiTheme="majorBidi" w:cstheme="majorBidi"/>
        </w:rPr>
        <w:t xml:space="preserve"> </w:t>
      </w:r>
      <w:r w:rsidR="00DA0057">
        <w:rPr>
          <w:rFonts w:asciiTheme="majorBidi" w:hAnsiTheme="majorBidi" w:cstheme="majorBidi"/>
        </w:rPr>
        <w:t xml:space="preserve">Several scoring systems have been proposed to aid </w:t>
      </w:r>
      <w:r w:rsidR="00DA0057" w:rsidRPr="005156E9">
        <w:rPr>
          <w:rFonts w:asciiTheme="majorBidi" w:hAnsiTheme="majorBidi" w:cstheme="majorBidi"/>
          <w:highlight w:val="yellow"/>
        </w:rPr>
        <w:t>non</w:t>
      </w:r>
      <w:r w:rsidR="005156E9" w:rsidRPr="005156E9">
        <w:rPr>
          <w:rFonts w:asciiTheme="majorBidi" w:hAnsiTheme="majorBidi" w:cstheme="majorBidi" w:hint="cs"/>
          <w:highlight w:val="yellow"/>
          <w:rtl/>
        </w:rPr>
        <w:t>-</w:t>
      </w:r>
      <w:r w:rsidR="00DA0057" w:rsidRPr="005156E9">
        <w:rPr>
          <w:rFonts w:asciiTheme="majorBidi" w:hAnsiTheme="majorBidi" w:cstheme="majorBidi"/>
          <w:highlight w:val="yellow"/>
        </w:rPr>
        <w:t>ophthalmologist</w:t>
      </w:r>
      <w:r w:rsidR="005156E9" w:rsidRPr="005156E9">
        <w:rPr>
          <w:rFonts w:asciiTheme="majorBidi" w:hAnsiTheme="majorBidi" w:cstheme="majorBidi"/>
          <w:highlight w:val="yellow"/>
        </w:rPr>
        <w:t>s</w:t>
      </w:r>
      <w:r w:rsidR="00DA0057">
        <w:rPr>
          <w:rFonts w:asciiTheme="majorBidi" w:hAnsiTheme="majorBidi" w:cstheme="majorBidi"/>
        </w:rPr>
        <w:t xml:space="preserve"> in diagnosis of orbital </w:t>
      </w:r>
      <w:commentRangeStart w:id="1"/>
      <w:r w:rsidR="00DA0057">
        <w:rPr>
          <w:rFonts w:asciiTheme="majorBidi" w:hAnsiTheme="majorBidi" w:cstheme="majorBidi"/>
        </w:rPr>
        <w:t>fractures</w:t>
      </w:r>
      <w:commentRangeEnd w:id="1"/>
      <w:r w:rsidR="00DA0057">
        <w:rPr>
          <w:rStyle w:val="CommentReference"/>
        </w:rPr>
        <w:commentReference w:id="1"/>
      </w:r>
      <w:r w:rsidR="00E6752E">
        <w:rPr>
          <w:rFonts w:asciiTheme="majorBidi" w:hAnsiTheme="majorBidi" w:cstheme="majorBidi"/>
        </w:rPr>
        <w:t xml:space="preserve"> </w:t>
      </w:r>
      <w:r w:rsidR="00E6752E">
        <w:rPr>
          <w:rFonts w:asciiTheme="majorBidi" w:hAnsiTheme="majorBidi" w:cstheme="majorBidi"/>
        </w:rPr>
        <w:fldChar w:fldCharType="begin">
          <w:fldData xml:space="preserve">PEVuZE5vdGU+PENpdGU+PEF1dGhvcj5HYWxhbnQ8L0F1dGhvcj48WWVhcj4yMDI1PC9ZZWFyPjxS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</w:fldData>
        </w:fldChar>
      </w:r>
      <w:r w:rsidR="009D493B">
        <w:rPr>
          <w:rFonts w:asciiTheme="majorBidi" w:hAnsiTheme="majorBidi" w:cstheme="majorBidi"/>
        </w:rPr>
        <w:instrText xml:space="preserve"> ADDIN EN.CITE </w:instrText>
      </w:r>
      <w:r w:rsidR="009D493B">
        <w:rPr>
          <w:rFonts w:asciiTheme="majorBidi" w:hAnsiTheme="majorBidi" w:cstheme="majorBidi"/>
        </w:rPr>
        <w:fldChar w:fldCharType="begin">
          <w:fldData xml:space="preserve">PEVuZE5vdGU+PENpdGU+PEF1dGhvcj5HYWxhbnQ8L0F1dGhvcj48WWVhcj4yMDI1PC9ZZWFyPjxS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</w:fldData>
        </w:fldChar>
      </w:r>
      <w:r w:rsidR="009D493B">
        <w:rPr>
          <w:rFonts w:asciiTheme="majorBidi" w:hAnsiTheme="majorBidi" w:cstheme="majorBidi"/>
        </w:rPr>
        <w:instrText xml:space="preserve"> ADDIN EN.CITE.DATA </w:instrText>
      </w:r>
      <w:r w:rsidR="009D493B">
        <w:rPr>
          <w:rFonts w:asciiTheme="majorBidi" w:hAnsiTheme="majorBidi" w:cstheme="majorBidi"/>
        </w:rPr>
      </w:r>
      <w:r w:rsidR="009D493B">
        <w:rPr>
          <w:rFonts w:asciiTheme="majorBidi" w:hAnsiTheme="majorBidi" w:cstheme="majorBidi"/>
        </w:rPr>
        <w:fldChar w:fldCharType="end"/>
      </w:r>
      <w:r w:rsidR="00E6752E">
        <w:rPr>
          <w:rFonts w:asciiTheme="majorBidi" w:hAnsiTheme="majorBidi" w:cstheme="majorBidi"/>
        </w:rPr>
      </w:r>
      <w:r w:rsidR="00E6752E">
        <w:rPr>
          <w:rFonts w:asciiTheme="majorBidi" w:hAnsiTheme="majorBidi" w:cstheme="majorBidi"/>
        </w:rPr>
        <w:fldChar w:fldCharType="separate"/>
      </w:r>
      <w:r w:rsidR="009D493B">
        <w:rPr>
          <w:rFonts w:asciiTheme="majorBidi" w:hAnsiTheme="majorBidi" w:cstheme="majorBidi"/>
          <w:noProof/>
        </w:rPr>
        <w:t>[9-11]</w:t>
      </w:r>
      <w:r w:rsidR="00E6752E">
        <w:rPr>
          <w:rFonts w:asciiTheme="majorBidi" w:hAnsiTheme="majorBidi" w:cstheme="majorBidi"/>
        </w:rPr>
        <w:fldChar w:fldCharType="end"/>
      </w:r>
      <w:r w:rsidR="00DA0057">
        <w:rPr>
          <w:rFonts w:asciiTheme="majorBidi" w:hAnsiTheme="majorBidi" w:cstheme="majorBidi"/>
        </w:rPr>
        <w:t xml:space="preserve">. </w:t>
      </w:r>
      <w:r w:rsidR="005156E9" w:rsidRPr="005156E9">
        <w:rPr>
          <w:rFonts w:asciiTheme="majorBidi" w:hAnsiTheme="majorBidi" w:cstheme="majorBidi"/>
          <w:highlight w:val="yellow"/>
        </w:rPr>
        <w:t>However, these tools have not been widely adopted in clinical practice due to their complexity and lack of validation.</w:t>
      </w:r>
    </w:p>
    <w:p w14:paraId="6BCCA9F6" w14:textId="4B56A541" w:rsidR="006E4969" w:rsidRPr="00740968" w:rsidRDefault="00E049F7" w:rsidP="008920D9">
      <w:pPr>
        <w:spacing w:line="360" w:lineRule="auto"/>
        <w:jc w:val="both"/>
        <w:rPr>
          <w:rFonts w:asciiTheme="majorBidi" w:hAnsiTheme="majorBidi" w:cstheme="majorBidi"/>
        </w:rPr>
      </w:pPr>
      <w:r w:rsidRPr="00740968">
        <w:rPr>
          <w:rFonts w:asciiTheme="majorBidi" w:hAnsiTheme="majorBidi" w:cstheme="majorBidi"/>
        </w:rPr>
        <w:t xml:space="preserve">To </w:t>
      </w:r>
      <w:r w:rsidR="005156E9" w:rsidRPr="005156E9">
        <w:rPr>
          <w:rFonts w:asciiTheme="majorBidi" w:hAnsiTheme="majorBidi" w:cstheme="majorBidi"/>
        </w:rPr>
        <w:t>bridge this gap in care</w:t>
      </w:r>
      <w:r w:rsidR="005156E9">
        <w:rPr>
          <w:rFonts w:asciiTheme="majorBidi" w:hAnsiTheme="majorBidi" w:cstheme="majorBidi"/>
        </w:rPr>
        <w:t>,</w:t>
      </w:r>
      <w:r w:rsidR="005156E9" w:rsidRPr="005156E9">
        <w:rPr>
          <w:rFonts w:asciiTheme="majorBidi" w:hAnsiTheme="majorBidi" w:cstheme="majorBidi"/>
        </w:rPr>
        <w:t xml:space="preserve"> </w:t>
      </w:r>
      <w:r w:rsidRPr="00740968">
        <w:rPr>
          <w:rFonts w:asciiTheme="majorBidi" w:hAnsiTheme="majorBidi" w:cstheme="majorBidi"/>
        </w:rPr>
        <w:t xml:space="preserve">we </w:t>
      </w:r>
      <w:r w:rsidR="005156E9">
        <w:rPr>
          <w:rFonts w:asciiTheme="majorBidi" w:hAnsiTheme="majorBidi" w:cstheme="majorBidi"/>
        </w:rPr>
        <w:t>introduce</w:t>
      </w:r>
      <w:r w:rsidRPr="00740968">
        <w:rPr>
          <w:rFonts w:asciiTheme="majorBidi" w:hAnsiTheme="majorBidi" w:cstheme="majorBidi"/>
        </w:rPr>
        <w:t xml:space="preserve"> the development of an AI</w:t>
      </w:r>
      <w:r w:rsidR="009E40E6">
        <w:rPr>
          <w:rFonts w:asciiTheme="majorBidi" w:hAnsiTheme="majorBidi" w:cstheme="majorBidi" w:hint="cs"/>
          <w:rtl/>
        </w:rPr>
        <w:t xml:space="preserve"> </w:t>
      </w:r>
      <w:r w:rsidR="009E40E6">
        <w:rPr>
          <w:rFonts w:asciiTheme="majorBidi" w:hAnsiTheme="majorBidi" w:cstheme="majorBidi"/>
        </w:rPr>
        <w:t>model</w:t>
      </w:r>
      <w:r w:rsidR="00D30310">
        <w:rPr>
          <w:rFonts w:asciiTheme="majorBidi" w:hAnsiTheme="majorBidi" w:cstheme="majorBidi"/>
        </w:rPr>
        <w:t xml:space="preserve"> </w:t>
      </w:r>
      <w:r w:rsidR="00105C92" w:rsidRPr="00105C92">
        <w:rPr>
          <w:rFonts w:asciiTheme="majorBidi" w:hAnsiTheme="majorBidi" w:cstheme="majorBidi"/>
          <w:highlight w:val="yellow"/>
        </w:rPr>
        <w:t>that evaluates the severity of intra-orbital injuries on CT scans</w:t>
      </w:r>
      <w:r w:rsidRPr="00105C92">
        <w:rPr>
          <w:rFonts w:asciiTheme="majorBidi" w:hAnsiTheme="majorBidi" w:cstheme="majorBidi"/>
          <w:highlight w:val="yellow"/>
        </w:rPr>
        <w:t>.</w:t>
      </w:r>
      <w:r w:rsidRPr="00740968">
        <w:rPr>
          <w:rFonts w:asciiTheme="majorBidi" w:hAnsiTheme="majorBidi" w:cstheme="majorBidi"/>
        </w:rPr>
        <w:t xml:space="preserve"> </w:t>
      </w:r>
      <w:r w:rsidR="007A4EC9" w:rsidRPr="007A4EC9">
        <w:rPr>
          <w:rFonts w:asciiTheme="majorBidi" w:hAnsiTheme="majorBidi" w:cstheme="majorBidi"/>
        </w:rPr>
        <w:t>This model aims to improve triage by non-ophthalmologists while serving as a decision-support system for ophthalmologists, enabling more precise and timely diagnosis</w:t>
      </w:r>
      <w:r w:rsidR="007A4EC9">
        <w:rPr>
          <w:rFonts w:asciiTheme="majorBidi" w:hAnsiTheme="majorBidi" w:cstheme="majorBidi" w:hint="cs"/>
          <w:rtl/>
        </w:rPr>
        <w:t xml:space="preserve"> </w:t>
      </w:r>
      <w:commentRangeStart w:id="2"/>
      <w:r w:rsidRPr="00740968">
        <w:rPr>
          <w:rFonts w:asciiTheme="majorBidi" w:hAnsiTheme="majorBidi" w:cstheme="majorBidi"/>
        </w:rPr>
        <w:fldChar w:fldCharType="begin"/>
      </w:r>
      <w:r w:rsidR="009D493B">
        <w:rPr>
          <w:rFonts w:asciiTheme="majorBidi" w:hAnsiTheme="majorBidi" w:cstheme="majorBidi"/>
        </w:rPr>
        <w:instrText xml:space="preserve"> ADDIN EN.CITE &lt;EndNote&gt;&lt;Cite&gt;&lt;Author&gt;Wawer Matos&lt;/Author&gt;&lt;Year&gt;2023&lt;/Year&gt;&lt;RecNum&gt;1&lt;/RecNum&gt;&lt;DisplayText&gt;[12]&lt;/DisplayText&gt;&lt;record&gt;&lt;rec-number&gt;1&lt;/rec-number&gt;&lt;foreign-keys&gt;&lt;key app="EN" db-id="rx25zfvehprzwbe5xscxsxvy0wvw22sxfvz5" timestamp="1748192828"&gt;1&lt;/key&gt;&lt;/foreign-keys&gt;&lt;ref-type name="Journal Article"&gt;17&lt;/ref-type&gt;&lt;contributors&gt;&lt;authors&gt;&lt;author&gt;Wawer Matos, P. A.&lt;/author&gt;&lt;author&gt;Reimer, R. P.&lt;/author&gt;&lt;author&gt;Rokohl, A. C.&lt;/author&gt;&lt;author&gt;Caldeira, L.&lt;/author&gt;&lt;author&gt;Heindl, L. M.&lt;/author&gt;&lt;author&gt;Große Hokamp, N.&lt;/author&gt;&lt;/authors&gt;&lt;/contributors&gt;&lt;auth-address&gt;Department of Ophthalmology, University Hospital of Cologne, Köln, Germany.&amp;#xD;Department of Diagnostic and Interventional Radiology, University Hospital of Cologne, Köln, Germany.&lt;/auth-address&gt;&lt;titles&gt;&lt;title&gt;Artificial Intelligence in Ophthalmology - Status Quo and Future Perspectives&lt;/title&gt;&lt;secondary-title&gt;Semin Ophthalmol&lt;/secondary-title&gt;&lt;/titles&gt;&lt;periodical&gt;&lt;full-title&gt;Semin Ophthalmol&lt;/full-title&gt;&lt;/periodical&gt;&lt;pages&gt;226-237&lt;/pages&gt;&lt;volume&gt;38&lt;/volume&gt;&lt;number&gt;3&lt;/number&gt;&lt;edition&gt;20221110&lt;/edition&gt;&lt;keywords&gt;&lt;keyword&gt;Humans&lt;/keyword&gt;&lt;keyword&gt;Artificial Intelligence&lt;/keyword&gt;&lt;keyword&gt;*Diabetic Retinopathy&lt;/keyword&gt;&lt;keyword&gt;Machine Learning&lt;/keyword&gt;&lt;keyword&gt;Neural Networks, Computer&lt;/keyword&gt;&lt;keyword&gt;*Ophthalmology/methods&lt;/keyword&gt;&lt;keyword&gt;Deep learning&lt;/keyword&gt;&lt;keyword&gt;Ophthalmology&lt;/keyword&gt;&lt;keyword&gt;Radiology&lt;/keyword&gt;&lt;/keywords&gt;&lt;dates&gt;&lt;year&gt;2023&lt;/year&gt;&lt;pub-dates&gt;&lt;date&gt;Apr&lt;/date&gt;&lt;/pub-dates&gt;&lt;/dates&gt;&lt;isbn&gt;0882-0538&lt;/isbn&gt;&lt;accession-num&gt;36356300&lt;/accession-num&gt;&lt;urls&gt;&lt;/urls&gt;&lt;electronic-resource-num&gt;10.1080/08820538.2022.2139625&lt;/electronic-resource-num&gt;&lt;remote-database-provider&gt;NLM&lt;/remote-database-provider&gt;&lt;language&gt;eng&lt;/language&gt;&lt;/record&gt;&lt;/Cite&gt;&lt;/EndNote&gt;</w:instrText>
      </w:r>
      <w:r w:rsidRPr="00740968">
        <w:rPr>
          <w:rFonts w:asciiTheme="majorBidi" w:hAnsiTheme="majorBidi" w:cstheme="majorBidi"/>
        </w:rPr>
        <w:fldChar w:fldCharType="separate"/>
      </w:r>
      <w:r w:rsidR="009D493B">
        <w:rPr>
          <w:rFonts w:asciiTheme="majorBidi" w:hAnsiTheme="majorBidi" w:cstheme="majorBidi"/>
          <w:noProof/>
        </w:rPr>
        <w:t>[12]</w:t>
      </w:r>
      <w:r w:rsidRPr="00740968">
        <w:rPr>
          <w:rFonts w:asciiTheme="majorBidi" w:hAnsiTheme="majorBidi" w:cstheme="majorBidi"/>
        </w:rPr>
        <w:fldChar w:fldCharType="end"/>
      </w:r>
      <w:commentRangeEnd w:id="2"/>
      <w:r w:rsidR="00E6752E">
        <w:rPr>
          <w:rStyle w:val="CommentReference"/>
        </w:rPr>
        <w:commentReference w:id="2"/>
      </w:r>
      <w:r w:rsidRPr="00740968">
        <w:rPr>
          <w:rFonts w:asciiTheme="majorBidi" w:hAnsiTheme="majorBidi" w:cstheme="majorBidi"/>
        </w:rPr>
        <w:t xml:space="preserve">. </w:t>
      </w:r>
    </w:p>
    <w:p w14:paraId="6761135F" w14:textId="3A7A9B60" w:rsidR="00332466" w:rsidRPr="0040515B" w:rsidRDefault="00104699" w:rsidP="0040515B">
      <w:pPr>
        <w:pStyle w:val="Heading1"/>
        <w:rPr>
          <w:rStyle w:val="eop"/>
          <w:highlight w:val="yellow"/>
        </w:rPr>
      </w:pPr>
      <w:r w:rsidRPr="00790E63">
        <w:rPr>
          <w:rStyle w:val="normaltextrun"/>
          <w:highlight w:val="yellow"/>
        </w:rPr>
        <w:t>M</w:t>
      </w:r>
      <w:r w:rsidR="00332466" w:rsidRPr="00790E63">
        <w:rPr>
          <w:rStyle w:val="normaltextrun"/>
          <w:highlight w:val="yellow"/>
        </w:rPr>
        <w:t>ethods</w:t>
      </w:r>
      <w:r w:rsidR="00105C92" w:rsidRPr="00790E63">
        <w:rPr>
          <w:rStyle w:val="normaltextrun"/>
          <w:highlight w:val="yellow"/>
          <w:rtl/>
        </w:rPr>
        <w:t xml:space="preserve"> </w:t>
      </w:r>
      <w:r w:rsidR="00332466" w:rsidRPr="00740968">
        <w:rPr>
          <w:rStyle w:val="eop"/>
          <w:b/>
          <w:bCs/>
          <w:color w:val="000000" w:themeColor="text1"/>
          <w:sz w:val="28"/>
          <w:szCs w:val="28"/>
        </w:rPr>
        <w:t> </w:t>
      </w:r>
    </w:p>
    <w:p w14:paraId="128FBBFD" w14:textId="4FE7F90D" w:rsidR="002124CB" w:rsidRPr="002E0014" w:rsidRDefault="002124CB" w:rsidP="00E6752E">
      <w:pPr>
        <w:pStyle w:val="paragraph"/>
        <w:numPr>
          <w:ilvl w:val="1"/>
          <w:numId w:val="9"/>
        </w:numPr>
        <w:spacing w:before="0" w:beforeAutospacing="0" w:after="0" w:afterAutospacing="0" w:line="360" w:lineRule="auto"/>
        <w:ind w:left="360"/>
        <w:jc w:val="both"/>
        <w:textAlignment w:val="baseline"/>
        <w:rPr>
          <w:rStyle w:val="eop"/>
          <w:rFonts w:asciiTheme="majorBidi" w:hAnsiTheme="majorBidi" w:cstheme="majorBidi"/>
          <w:b/>
          <w:bCs/>
          <w:sz w:val="14"/>
          <w:szCs w:val="14"/>
        </w:rPr>
      </w:pPr>
      <w:r w:rsidRPr="00E6752E">
        <w:rPr>
          <w:rStyle w:val="eop"/>
          <w:rFonts w:asciiTheme="majorBidi" w:eastAsiaTheme="majorEastAsia" w:hAnsiTheme="majorBidi" w:cstheme="majorBidi"/>
          <w:b/>
          <w:bCs/>
          <w:color w:val="000000" w:themeColor="text1"/>
          <w:sz w:val="22"/>
          <w:szCs w:val="22"/>
        </w:rPr>
        <w:t xml:space="preserve"> Patients</w:t>
      </w:r>
      <w:r w:rsidR="009D493B">
        <w:rPr>
          <w:rStyle w:val="eop"/>
          <w:rFonts w:asciiTheme="majorBidi" w:eastAsiaTheme="majorEastAsia" w:hAnsiTheme="majorBidi" w:cstheme="majorBidi"/>
          <w:b/>
          <w:bCs/>
          <w:color w:val="000000" w:themeColor="text1"/>
          <w:sz w:val="22"/>
          <w:szCs w:val="22"/>
        </w:rPr>
        <w:t xml:space="preserve"> and study design</w:t>
      </w:r>
    </w:p>
    <w:p w14:paraId="3ECDD08B" w14:textId="77777777" w:rsidR="002E0014" w:rsidRPr="00E6752E" w:rsidRDefault="002E0014" w:rsidP="00487834">
      <w:pPr>
        <w:pStyle w:val="paragraph"/>
        <w:spacing w:before="0" w:beforeAutospacing="0" w:after="0" w:afterAutospacing="0" w:line="360" w:lineRule="auto"/>
        <w:ind w:left="-60"/>
        <w:jc w:val="both"/>
        <w:textAlignment w:val="baseline"/>
        <w:rPr>
          <w:rFonts w:asciiTheme="majorBidi" w:hAnsiTheme="majorBidi" w:cstheme="majorBidi"/>
          <w:b/>
          <w:bCs/>
          <w:sz w:val="14"/>
          <w:szCs w:val="14"/>
        </w:rPr>
      </w:pPr>
    </w:p>
    <w:p w14:paraId="734A5943" w14:textId="7974803A" w:rsidR="00216857" w:rsidRDefault="00216857" w:rsidP="00766DFF">
      <w:pPr>
        <w:spacing w:line="360" w:lineRule="auto"/>
        <w:jc w:val="both"/>
        <w:rPr>
          <w:rFonts w:asciiTheme="majorBidi" w:hAnsiTheme="majorBidi" w:cstheme="majorBidi"/>
        </w:rPr>
      </w:pPr>
      <w:r w:rsidRPr="00216857">
        <w:rPr>
          <w:rFonts w:asciiTheme="majorBidi" w:hAnsiTheme="majorBidi" w:cstheme="majorBidi"/>
        </w:rPr>
        <w:lastRenderedPageBreak/>
        <w:t xml:space="preserve">Patients diagnosed with orbital fractures at </w:t>
      </w:r>
      <w:proofErr w:type="spellStart"/>
      <w:r w:rsidRPr="00216857">
        <w:rPr>
          <w:rFonts w:asciiTheme="majorBidi" w:hAnsiTheme="majorBidi" w:cstheme="majorBidi"/>
        </w:rPr>
        <w:t>Farabi</w:t>
      </w:r>
      <w:proofErr w:type="spellEnd"/>
      <w:r w:rsidRPr="00216857">
        <w:rPr>
          <w:rFonts w:asciiTheme="majorBidi" w:hAnsiTheme="majorBidi" w:cstheme="majorBidi"/>
        </w:rPr>
        <w:t xml:space="preserve"> Eye Hospital </w:t>
      </w:r>
      <w:r w:rsidRPr="00216857">
        <w:rPr>
          <w:rFonts w:asciiTheme="majorBidi" w:hAnsiTheme="majorBidi" w:cstheme="majorBidi"/>
          <w:highlight w:val="yellow"/>
        </w:rPr>
        <w:t>between [Month Year] and [Month Year]</w:t>
      </w:r>
      <w:r w:rsidRPr="00216857">
        <w:rPr>
          <w:rFonts w:asciiTheme="majorBidi" w:hAnsiTheme="majorBidi" w:cstheme="majorBidi"/>
        </w:rPr>
        <w:t xml:space="preserve"> were included in this study. A total of N = </w:t>
      </w:r>
      <w:r w:rsidR="0002675A">
        <w:rPr>
          <w:rFonts w:asciiTheme="majorBidi" w:hAnsiTheme="majorBidi" w:cstheme="majorBidi"/>
        </w:rPr>
        <w:t>250</w:t>
      </w:r>
      <w:r w:rsidRPr="00216857">
        <w:rPr>
          <w:rFonts w:asciiTheme="majorBidi" w:hAnsiTheme="majorBidi" w:cstheme="majorBidi"/>
        </w:rPr>
        <w:t xml:space="preserve"> patients met the eligibility criteria, comprising </w:t>
      </w:r>
      <w:r w:rsidR="0002675A">
        <w:rPr>
          <w:rFonts w:asciiTheme="majorBidi" w:hAnsiTheme="majorBidi" w:cstheme="majorBidi"/>
        </w:rPr>
        <w:t>205</w:t>
      </w:r>
      <w:r w:rsidRPr="00216857">
        <w:rPr>
          <w:rFonts w:asciiTheme="majorBidi" w:hAnsiTheme="majorBidi" w:cstheme="majorBidi"/>
        </w:rPr>
        <w:t xml:space="preserve"> males (</w:t>
      </w:r>
      <w:r w:rsidR="0002675A">
        <w:rPr>
          <w:rFonts w:asciiTheme="majorBidi" w:hAnsiTheme="majorBidi" w:cstheme="majorBidi" w:hint="cs"/>
          <w:rtl/>
        </w:rPr>
        <w:t>81.9</w:t>
      </w:r>
      <w:r w:rsidRPr="00216857">
        <w:rPr>
          <w:rFonts w:asciiTheme="majorBidi" w:hAnsiTheme="majorBidi" w:cstheme="majorBidi"/>
        </w:rPr>
        <w:t xml:space="preserve">%) and </w:t>
      </w:r>
      <w:r w:rsidR="0002675A">
        <w:rPr>
          <w:rFonts w:asciiTheme="majorBidi" w:hAnsiTheme="majorBidi" w:cstheme="majorBidi"/>
        </w:rPr>
        <w:t>45</w:t>
      </w:r>
      <w:r w:rsidRPr="00216857">
        <w:rPr>
          <w:rFonts w:asciiTheme="majorBidi" w:hAnsiTheme="majorBidi" w:cstheme="majorBidi"/>
        </w:rPr>
        <w:t xml:space="preserve"> females (</w:t>
      </w:r>
      <w:r w:rsidR="0002675A">
        <w:rPr>
          <w:rFonts w:asciiTheme="majorBidi" w:hAnsiTheme="majorBidi" w:cstheme="majorBidi" w:hint="cs"/>
          <w:rtl/>
        </w:rPr>
        <w:t>18.1</w:t>
      </w:r>
      <w:r w:rsidRPr="00216857">
        <w:rPr>
          <w:rFonts w:asciiTheme="majorBidi" w:hAnsiTheme="majorBidi" w:cstheme="majorBidi"/>
        </w:rPr>
        <w:t>%), with a mean age of</w:t>
      </w:r>
      <w:r w:rsidR="00160B42">
        <w:rPr>
          <w:rFonts w:asciiTheme="majorBidi" w:hAnsiTheme="majorBidi" w:cstheme="majorBidi"/>
        </w:rPr>
        <w:t xml:space="preserve"> 32.9</w:t>
      </w:r>
      <w:r w:rsidRPr="00216857">
        <w:rPr>
          <w:rFonts w:asciiTheme="majorBidi" w:hAnsiTheme="majorBidi" w:cstheme="majorBidi"/>
        </w:rPr>
        <w:t xml:space="preserve">.X ± </w:t>
      </w:r>
      <w:r w:rsidR="00160B42">
        <w:rPr>
          <w:rFonts w:asciiTheme="majorBidi" w:hAnsiTheme="majorBidi" w:cstheme="majorBidi"/>
        </w:rPr>
        <w:t>14.42</w:t>
      </w:r>
      <w:r w:rsidRPr="00216857">
        <w:rPr>
          <w:rFonts w:asciiTheme="majorBidi" w:hAnsiTheme="majorBidi" w:cstheme="majorBidi"/>
        </w:rPr>
        <w:t xml:space="preserve"> years (range: </w:t>
      </w:r>
      <w:r w:rsidR="00160B42">
        <w:rPr>
          <w:rFonts w:asciiTheme="majorBidi" w:hAnsiTheme="majorBidi" w:cstheme="majorBidi"/>
        </w:rPr>
        <w:t>5</w:t>
      </w:r>
      <w:r w:rsidRPr="00216857">
        <w:rPr>
          <w:rFonts w:asciiTheme="majorBidi" w:hAnsiTheme="majorBidi" w:cstheme="majorBidi"/>
        </w:rPr>
        <w:t>–</w:t>
      </w:r>
      <w:r w:rsidR="00160B42">
        <w:rPr>
          <w:rFonts w:asciiTheme="majorBidi" w:hAnsiTheme="majorBidi" w:cstheme="majorBidi"/>
        </w:rPr>
        <w:t>79</w:t>
      </w:r>
      <w:r w:rsidRPr="00216857">
        <w:rPr>
          <w:rFonts w:asciiTheme="majorBidi" w:hAnsiTheme="majorBidi" w:cstheme="majorBidi"/>
        </w:rPr>
        <w:t xml:space="preserve"> years). Fracture laterality was recorded as OS (left eye) in </w:t>
      </w:r>
      <w:r w:rsidR="00C73654">
        <w:rPr>
          <w:rFonts w:asciiTheme="majorBidi" w:hAnsiTheme="majorBidi" w:cstheme="majorBidi" w:hint="cs"/>
          <w:rtl/>
        </w:rPr>
        <w:t>128</w:t>
      </w:r>
      <w:r w:rsidRPr="00216857">
        <w:rPr>
          <w:rFonts w:asciiTheme="majorBidi" w:hAnsiTheme="majorBidi" w:cstheme="majorBidi"/>
        </w:rPr>
        <w:t xml:space="preserve"> and OD (right eye) in </w:t>
      </w:r>
      <w:r w:rsidR="00C73654">
        <w:rPr>
          <w:rFonts w:asciiTheme="majorBidi" w:hAnsiTheme="majorBidi" w:cstheme="majorBidi" w:hint="cs"/>
          <w:rtl/>
        </w:rPr>
        <w:t>122</w:t>
      </w:r>
      <w:r w:rsidRPr="00216857">
        <w:rPr>
          <w:rFonts w:asciiTheme="majorBidi" w:hAnsiTheme="majorBidi" w:cstheme="majorBidi"/>
        </w:rPr>
        <w:t xml:space="preserve"> cases.</w:t>
      </w:r>
    </w:p>
    <w:p w14:paraId="22A853E0" w14:textId="77777777" w:rsidR="003F44CC" w:rsidRPr="003F44CC" w:rsidRDefault="003F44CC" w:rsidP="003F44CC">
      <w:pPr>
        <w:spacing w:line="360" w:lineRule="auto"/>
        <w:jc w:val="both"/>
        <w:rPr>
          <w:rFonts w:asciiTheme="majorBidi" w:hAnsiTheme="majorBidi" w:cstheme="majorBidi"/>
        </w:rPr>
      </w:pPr>
      <w:r w:rsidRPr="003F44CC">
        <w:rPr>
          <w:rFonts w:asciiTheme="majorBidi" w:hAnsiTheme="majorBidi" w:cstheme="majorBidi"/>
        </w:rPr>
        <w:t xml:space="preserve">Patients were eligible for inclusion if the interval from trauma to their first ophthalmologic examination was less than one week and if complete ophthalmologic evaluations along with high-resolution fine-cut orbital CT scans were available. Records were excluded if visual acuity data were missing, whether due to patient non-cooperation (e.g., young age or inability to complete the Snellen chart) or incomplete documentation. Additionally, patients with a prior history of corneoscleral repair, canthotomy, or </w:t>
      </w:r>
      <w:proofErr w:type="spellStart"/>
      <w:r w:rsidRPr="003F44CC">
        <w:rPr>
          <w:rFonts w:asciiTheme="majorBidi" w:hAnsiTheme="majorBidi" w:cstheme="majorBidi"/>
        </w:rPr>
        <w:t>cantholysis</w:t>
      </w:r>
      <w:proofErr w:type="spellEnd"/>
      <w:r w:rsidRPr="003F44CC">
        <w:rPr>
          <w:rFonts w:asciiTheme="majorBidi" w:hAnsiTheme="majorBidi" w:cstheme="majorBidi"/>
        </w:rPr>
        <w:t xml:space="preserve"> at another medical facility were excluded.</w:t>
      </w:r>
    </w:p>
    <w:p w14:paraId="2EA6772B" w14:textId="08888147" w:rsidR="003F44CC" w:rsidRPr="003F44CC" w:rsidRDefault="003F44CC" w:rsidP="003F44CC">
      <w:pPr>
        <w:spacing w:line="360" w:lineRule="auto"/>
        <w:jc w:val="both"/>
        <w:rPr>
          <w:rFonts w:asciiTheme="majorBidi" w:hAnsiTheme="majorBidi" w:cstheme="majorBidi"/>
        </w:rPr>
      </w:pPr>
      <w:r w:rsidRPr="003F44CC">
        <w:rPr>
          <w:rFonts w:asciiTheme="majorBidi" w:hAnsiTheme="majorBidi" w:cstheme="majorBidi"/>
        </w:rPr>
        <w:t xml:space="preserve">Medical records were reviewed to collect data on age, sex, time to presentation, trauma setting, trauma mechanism (foreign object vs. body part), and uncorrected visual acuity (UCVA), which was converted into </w:t>
      </w:r>
      <w:proofErr w:type="spellStart"/>
      <w:r w:rsidRPr="003F44CC">
        <w:rPr>
          <w:rFonts w:asciiTheme="majorBidi" w:hAnsiTheme="majorBidi" w:cstheme="majorBidi"/>
        </w:rPr>
        <w:t>LogMAR</w:t>
      </w:r>
      <w:proofErr w:type="spellEnd"/>
      <w:r w:rsidRPr="003F44CC">
        <w:rPr>
          <w:rFonts w:asciiTheme="majorBidi" w:hAnsiTheme="majorBidi" w:cstheme="majorBidi"/>
        </w:rPr>
        <w:t xml:space="preserve"> scores. UCVA values of counting fingers, hand motion, light perception, and no light perception were recorded as 2, 2.4, 2.7, and 3 </w:t>
      </w:r>
      <w:proofErr w:type="spellStart"/>
      <w:r w:rsidRPr="003F44CC">
        <w:rPr>
          <w:rFonts w:asciiTheme="majorBidi" w:hAnsiTheme="majorBidi" w:cstheme="majorBidi"/>
        </w:rPr>
        <w:t>LogMAR</w:t>
      </w:r>
      <w:proofErr w:type="spellEnd"/>
      <w:r w:rsidRPr="003F44CC">
        <w:rPr>
          <w:rFonts w:asciiTheme="majorBidi" w:hAnsiTheme="majorBidi" w:cstheme="majorBidi"/>
        </w:rPr>
        <w:t xml:space="preserve"> units, </w:t>
      </w:r>
      <w:commentRangeStart w:id="3"/>
      <w:r w:rsidRPr="003F44CC">
        <w:rPr>
          <w:rFonts w:asciiTheme="majorBidi" w:hAnsiTheme="majorBidi" w:cstheme="majorBidi"/>
        </w:rPr>
        <w:t>respectively</w:t>
      </w:r>
      <w:commentRangeEnd w:id="3"/>
      <w:r w:rsidR="00E6752E">
        <w:rPr>
          <w:rStyle w:val="CommentReference"/>
        </w:rPr>
        <w:commentReference w:id="3"/>
      </w:r>
      <w:r w:rsidRPr="003F44CC">
        <w:rPr>
          <w:rFonts w:asciiTheme="majorBidi" w:hAnsiTheme="majorBidi" w:cstheme="majorBidi"/>
        </w:rPr>
        <w:t xml:space="preserve"> .</w:t>
      </w:r>
    </w:p>
    <w:p w14:paraId="43366857" w14:textId="77777777" w:rsidR="003F44CC" w:rsidRPr="003F44CC" w:rsidRDefault="003F44CC" w:rsidP="003F44CC">
      <w:pPr>
        <w:spacing w:line="360" w:lineRule="auto"/>
        <w:jc w:val="both"/>
        <w:rPr>
          <w:rFonts w:asciiTheme="majorBidi" w:hAnsiTheme="majorBidi" w:cstheme="majorBidi"/>
        </w:rPr>
      </w:pPr>
      <w:r w:rsidRPr="003F44CC">
        <w:rPr>
          <w:rFonts w:asciiTheme="majorBidi" w:hAnsiTheme="majorBidi" w:cstheme="majorBidi"/>
        </w:rPr>
        <w:t>Objective clinical signs, including eyelid lacerations, periorbital edema or ecchymosis, limitation in extraocular motility (EOM), and conjunctival hemorrhage, were documented. Due to the retrospective design of the study, subjective symptoms such as diplopia and pain with eye movement were excluded from model development due to &gt;30% missing data.</w:t>
      </w:r>
    </w:p>
    <w:p w14:paraId="194DA288" w14:textId="74A5A324" w:rsidR="003F44CC" w:rsidRPr="003F44CC" w:rsidRDefault="003F44CC" w:rsidP="003F44CC">
      <w:pPr>
        <w:spacing w:line="360" w:lineRule="auto"/>
        <w:jc w:val="both"/>
        <w:rPr>
          <w:rFonts w:asciiTheme="majorBidi" w:hAnsiTheme="majorBidi" w:cstheme="majorBidi"/>
        </w:rPr>
      </w:pPr>
      <w:r w:rsidRPr="003F44CC">
        <w:rPr>
          <w:rFonts w:asciiTheme="majorBidi" w:hAnsiTheme="majorBidi" w:cstheme="majorBidi"/>
        </w:rPr>
        <w:t xml:space="preserve">All available slit-lamp and fundus examination findings were recorded. The severity of closed-globe ocular injury was graded using the modified Rossin classification </w:t>
      </w:r>
      <w:commentRangeStart w:id="4"/>
      <w:r w:rsidRPr="003F44CC">
        <w:rPr>
          <w:rFonts w:asciiTheme="majorBidi" w:hAnsiTheme="majorBidi" w:cstheme="majorBidi"/>
        </w:rPr>
        <w:t>syst</w:t>
      </w:r>
      <w:r w:rsidRPr="00216857">
        <w:rPr>
          <w:rFonts w:asciiTheme="majorBidi" w:hAnsiTheme="majorBidi" w:cstheme="majorBidi"/>
          <w:highlight w:val="yellow"/>
        </w:rPr>
        <w:t>em</w:t>
      </w:r>
      <w:commentRangeEnd w:id="4"/>
      <w:r w:rsidR="00E6752E" w:rsidRPr="00216857">
        <w:rPr>
          <w:rStyle w:val="CommentReference"/>
          <w:highlight w:val="yellow"/>
        </w:rPr>
        <w:commentReference w:id="4"/>
      </w:r>
      <w:r w:rsidRPr="003F44CC">
        <w:rPr>
          <w:rFonts w:asciiTheme="majorBidi" w:hAnsiTheme="majorBidi" w:cstheme="majorBidi"/>
        </w:rPr>
        <w:t>, which stratifies ocular injuries with concurrent orbital fractures into four categories based on the urgency of ophthalmic care. For this study, injuries categorized as grade 2 or 3—indicating conditions requiring ophthalmologic attention—were defined as severe ocular injury (SOI).</w:t>
      </w:r>
    </w:p>
    <w:p w14:paraId="5B9D2129" w14:textId="0CA79695" w:rsidR="00332466" w:rsidRPr="00740968" w:rsidRDefault="003F44CC" w:rsidP="0040515B">
      <w:pPr>
        <w:spacing w:line="360" w:lineRule="auto"/>
        <w:jc w:val="both"/>
        <w:rPr>
          <w:rFonts w:asciiTheme="majorBidi" w:hAnsiTheme="majorBidi" w:cstheme="majorBidi"/>
        </w:rPr>
      </w:pPr>
      <w:r w:rsidRPr="003F44CC">
        <w:rPr>
          <w:rFonts w:asciiTheme="majorBidi" w:hAnsiTheme="majorBidi" w:cstheme="majorBidi"/>
        </w:rPr>
        <w:t xml:space="preserve">Ocular injuries were also classified according to the Birmingham Eye Trauma Terminology (BETT) system into closed-globe and open-globe injuries, and further stratified by injury </w:t>
      </w:r>
      <w:commentRangeStart w:id="5"/>
      <w:r w:rsidRPr="003F44CC">
        <w:rPr>
          <w:rFonts w:asciiTheme="majorBidi" w:hAnsiTheme="majorBidi" w:cstheme="majorBidi"/>
        </w:rPr>
        <w:t>zon</w:t>
      </w:r>
      <w:r w:rsidRPr="00216857">
        <w:rPr>
          <w:rFonts w:asciiTheme="majorBidi" w:hAnsiTheme="majorBidi" w:cstheme="majorBidi"/>
          <w:highlight w:val="yellow"/>
        </w:rPr>
        <w:t>e</w:t>
      </w:r>
      <w:commentRangeEnd w:id="5"/>
      <w:r w:rsidR="00E6752E" w:rsidRPr="00216857">
        <w:rPr>
          <w:rStyle w:val="CommentReference"/>
          <w:highlight w:val="yellow"/>
        </w:rPr>
        <w:commentReference w:id="5"/>
      </w:r>
      <w:r w:rsidRPr="003F44CC">
        <w:rPr>
          <w:rFonts w:asciiTheme="majorBidi" w:hAnsiTheme="majorBidi" w:cstheme="majorBidi"/>
        </w:rPr>
        <w:t>. Additionally, the presence of optic nerve injuries (ONI), including traumatic optic neuropathy and retrobulbar compartment syndrome, was recorded.</w:t>
      </w:r>
    </w:p>
    <w:p w14:paraId="360DFBBC" w14:textId="0CDDECDB" w:rsidR="00332466" w:rsidRPr="00E6752E" w:rsidRDefault="00332466" w:rsidP="00E6752E">
      <w:pPr>
        <w:pStyle w:val="ListParagraph"/>
        <w:numPr>
          <w:ilvl w:val="1"/>
          <w:numId w:val="9"/>
        </w:numPr>
        <w:spacing w:line="360" w:lineRule="auto"/>
        <w:ind w:left="360"/>
        <w:jc w:val="both"/>
        <w:rPr>
          <w:rFonts w:asciiTheme="majorBidi" w:hAnsiTheme="majorBidi" w:cstheme="majorBidi"/>
          <w:b/>
          <w:bCs/>
        </w:rPr>
      </w:pPr>
      <w:r w:rsidRPr="00E6752E">
        <w:rPr>
          <w:rFonts w:asciiTheme="majorBidi" w:hAnsiTheme="majorBidi" w:cstheme="majorBidi"/>
          <w:b/>
          <w:bCs/>
        </w:rPr>
        <w:t>Preprocessing </w:t>
      </w:r>
    </w:p>
    <w:p w14:paraId="517F2CF8" w14:textId="357272D3" w:rsidR="00332466" w:rsidRPr="00740968" w:rsidRDefault="00332466" w:rsidP="00740968">
      <w:pPr>
        <w:spacing w:line="360" w:lineRule="auto"/>
        <w:jc w:val="both"/>
        <w:rPr>
          <w:rFonts w:asciiTheme="majorBidi" w:hAnsiTheme="majorBidi" w:cstheme="majorBidi"/>
        </w:rPr>
      </w:pPr>
      <w:r w:rsidRPr="00740968">
        <w:rPr>
          <w:rFonts w:asciiTheme="majorBidi" w:hAnsiTheme="majorBidi" w:cstheme="majorBidi"/>
        </w:rPr>
        <w:t xml:space="preserve">The dataset used in this study consists of high-resolution </w:t>
      </w:r>
      <w:r w:rsidR="00F95353">
        <w:rPr>
          <w:rFonts w:asciiTheme="majorBidi" w:hAnsiTheme="majorBidi" w:cstheme="majorBidi"/>
        </w:rPr>
        <w:t>orbital CT images</w:t>
      </w:r>
      <w:r w:rsidRPr="00740968">
        <w:rPr>
          <w:rFonts w:asciiTheme="majorBidi" w:hAnsiTheme="majorBidi" w:cstheme="majorBidi"/>
        </w:rPr>
        <w:t xml:space="preserve"> with corresponding annotations indicating whether a fracture is present or not, as well as the </w:t>
      </w:r>
      <w:r w:rsidR="008920D9">
        <w:rPr>
          <w:rFonts w:asciiTheme="majorBidi" w:hAnsiTheme="majorBidi" w:cstheme="majorBidi"/>
        </w:rPr>
        <w:t>severity estimation</w:t>
      </w:r>
      <w:r w:rsidRPr="00740968">
        <w:rPr>
          <w:rFonts w:asciiTheme="majorBidi" w:hAnsiTheme="majorBidi" w:cstheme="majorBidi"/>
        </w:rPr>
        <w:t xml:space="preserve"> (mild or severe) for </w:t>
      </w:r>
      <w:r w:rsidRPr="00740968">
        <w:rPr>
          <w:rFonts w:asciiTheme="majorBidi" w:hAnsiTheme="majorBidi" w:cstheme="majorBidi"/>
        </w:rPr>
        <w:lastRenderedPageBreak/>
        <w:t>fractured cases. All images were preprocessed to ensure uniformity in input size and normalization for effective model training.</w:t>
      </w:r>
    </w:p>
    <w:p w14:paraId="3CC0299A" w14:textId="71FA7CB1" w:rsidR="00332466" w:rsidRPr="00740968" w:rsidRDefault="00E8410B" w:rsidP="00E8410B">
      <w:pPr>
        <w:spacing w:line="360" w:lineRule="auto"/>
        <w:jc w:val="both"/>
        <w:rPr>
          <w:rFonts w:asciiTheme="majorBidi" w:hAnsiTheme="majorBidi" w:cstheme="majorBidi"/>
        </w:rPr>
      </w:pPr>
      <w:r w:rsidRPr="00E8410B">
        <w:rPr>
          <w:rFonts w:asciiTheme="majorBidi" w:hAnsiTheme="majorBidi" w:cstheme="majorBidi"/>
          <w:highlight w:val="yellow"/>
        </w:rPr>
        <w:t>We extracted the axial dataset from DICOM files and standardized it by selecting 40 slices per case, since the number of slices varied across patients.</w:t>
      </w:r>
      <w:r>
        <w:rPr>
          <w:rFonts w:asciiTheme="majorBidi" w:hAnsiTheme="majorBidi" w:cstheme="majorBidi"/>
        </w:rPr>
        <w:t xml:space="preserve"> </w:t>
      </w:r>
      <w:r w:rsidR="00332466" w:rsidRPr="00740968">
        <w:rPr>
          <w:rFonts w:asciiTheme="majorBidi" w:hAnsiTheme="majorBidi" w:cstheme="majorBidi"/>
        </w:rPr>
        <w:t xml:space="preserve">To focus on the region of interest (ROI), specifically the eye globe and its surrounding orbital bones, we used the proposed U-Net network [1] to segment the mask. For each case, we began by defining an all-zero tensor. Next, we passed each axial slice through the model, added the output mask to the zero tensor, and repeated these steps for all slices. Finally, we applied a nonzero filter to identify the largest connected area, which was assumed to contain the eye globe. The processing area was then refined by applying dilation operations to the extracted mask. To enhance the focus on relevant details, we applied a Hounsfield Unit (HU) window in the range of -50 to 50 to the output. Finally, we extracted both </w:t>
      </w:r>
      <w:r w:rsidR="00A30326">
        <w:rPr>
          <w:rFonts w:asciiTheme="majorBidi" w:hAnsiTheme="majorBidi" w:cstheme="majorBidi"/>
        </w:rPr>
        <w:t>eye globes</w:t>
      </w:r>
      <w:r w:rsidR="00332466" w:rsidRPr="00740968">
        <w:rPr>
          <w:rFonts w:asciiTheme="majorBidi" w:hAnsiTheme="majorBidi" w:cstheme="majorBidi"/>
        </w:rPr>
        <w:t>, concatenated them into a single image, and normalized the resulting image to prepare it for further processing.</w:t>
      </w:r>
    </w:p>
    <w:p w14:paraId="3308E0B9" w14:textId="1F5D4F2D" w:rsidR="00332466" w:rsidRPr="00740968" w:rsidRDefault="00332466" w:rsidP="00740968">
      <w:pPr>
        <w:spacing w:line="360" w:lineRule="auto"/>
        <w:jc w:val="both"/>
        <w:rPr>
          <w:rFonts w:asciiTheme="majorBidi" w:hAnsiTheme="majorBidi" w:cstheme="majorBidi"/>
        </w:rPr>
      </w:pPr>
      <w:r w:rsidRPr="00740968">
        <w:rPr>
          <w:rFonts w:asciiTheme="majorBidi" w:hAnsiTheme="majorBidi" w:cstheme="majorBidi"/>
        </w:rPr>
        <w:t xml:space="preserve">Data augmentation techniques, including random rotations, flips, and zooming, were applied to increase the diversity of the training set and improve the robustness of the models. </w:t>
      </w:r>
      <w:r w:rsidR="00E56A1C">
        <w:rPr>
          <w:rFonts w:asciiTheme="majorBidi" w:hAnsiTheme="majorBidi" w:cstheme="majorBidi"/>
        </w:rPr>
        <w:t xml:space="preserve">Here we aim to conduct </w:t>
      </w:r>
      <w:r w:rsidRPr="00740968">
        <w:rPr>
          <w:rFonts w:asciiTheme="majorBidi" w:hAnsiTheme="majorBidi" w:cstheme="majorBidi"/>
        </w:rPr>
        <w:t>two primary tasks: binary classification for detecting the presence of a fracture (fracture vs. non-fracture) and multi-class classification for severity determination (mild vs. severe fractures).</w:t>
      </w:r>
    </w:p>
    <w:p w14:paraId="76A1E2A2" w14:textId="0FCBE815" w:rsidR="00332466" w:rsidRPr="00E6752E" w:rsidRDefault="00332466" w:rsidP="00E6752E">
      <w:pPr>
        <w:pStyle w:val="ListParagraph"/>
        <w:numPr>
          <w:ilvl w:val="1"/>
          <w:numId w:val="9"/>
        </w:numPr>
        <w:spacing w:line="360" w:lineRule="auto"/>
        <w:ind w:left="360"/>
        <w:jc w:val="both"/>
        <w:rPr>
          <w:rFonts w:asciiTheme="majorBidi" w:hAnsiTheme="majorBidi" w:cstheme="majorBidi"/>
          <w:b/>
          <w:bCs/>
        </w:rPr>
      </w:pPr>
      <w:r w:rsidRPr="00E6752E">
        <w:rPr>
          <w:rFonts w:asciiTheme="majorBidi" w:hAnsiTheme="majorBidi" w:cstheme="majorBidi"/>
          <w:b/>
          <w:bCs/>
        </w:rPr>
        <w:t>Model Architectures</w:t>
      </w:r>
    </w:p>
    <w:p w14:paraId="49867C04" w14:textId="5D6CFE75" w:rsidR="00E8410B" w:rsidRPr="00740968" w:rsidRDefault="00E8410B" w:rsidP="00E8410B">
      <w:pPr>
        <w:spacing w:line="360" w:lineRule="auto"/>
        <w:jc w:val="both"/>
        <w:rPr>
          <w:rFonts w:asciiTheme="majorBidi" w:hAnsiTheme="majorBidi" w:cstheme="majorBidi"/>
        </w:rPr>
      </w:pPr>
      <w:r w:rsidRPr="00E8410B">
        <w:rPr>
          <w:rFonts w:asciiTheme="majorBidi" w:hAnsiTheme="majorBidi" w:cstheme="majorBidi"/>
          <w:highlight w:val="yellow"/>
        </w:rPr>
        <w:t xml:space="preserve">We implemented two convolutional neural network (CNN) architectures tailored to distinct tasks. The first, </w:t>
      </w:r>
      <w:proofErr w:type="spellStart"/>
      <w:r w:rsidR="00E700F8">
        <w:rPr>
          <w:rFonts w:asciiTheme="majorBidi" w:hAnsiTheme="majorBidi" w:cstheme="majorBidi"/>
          <w:b/>
          <w:bCs/>
          <w:highlight w:val="yellow"/>
        </w:rPr>
        <w:t>AxCorCNN_Model</w:t>
      </w:r>
      <w:proofErr w:type="spellEnd"/>
      <w:r w:rsidRPr="00E8410B">
        <w:rPr>
          <w:rFonts w:asciiTheme="majorBidi" w:hAnsiTheme="majorBidi" w:cstheme="majorBidi"/>
          <w:highlight w:val="yellow"/>
        </w:rPr>
        <w:t xml:space="preserve">, integrates both axial and coronal CT views through a dual-branch design to detect the presence of orbital fractures. The second, </w:t>
      </w:r>
      <w:proofErr w:type="spellStart"/>
      <w:r w:rsidR="00F95353">
        <w:rPr>
          <w:rFonts w:asciiTheme="majorBidi" w:hAnsiTheme="majorBidi" w:cstheme="majorBidi"/>
          <w:b/>
          <w:bCs/>
          <w:highlight w:val="yellow"/>
        </w:rPr>
        <w:t>AxCNN_Model</w:t>
      </w:r>
      <w:proofErr w:type="spellEnd"/>
      <w:r w:rsidRPr="00E8410B">
        <w:rPr>
          <w:rFonts w:asciiTheme="majorBidi" w:hAnsiTheme="majorBidi" w:cstheme="majorBidi"/>
          <w:highlight w:val="yellow"/>
        </w:rPr>
        <w:t>, is a single-branch CNN that processes axial slices to classify fracture severity as mild or severe. This design allows the detection model to benefit from multi-view structural information, while the severity model emphasizes detailed axial features relevant to soft-tissue and optic nerve involvement.</w:t>
      </w:r>
    </w:p>
    <w:p w14:paraId="4723A751" w14:textId="4D447892" w:rsidR="00332466" w:rsidRPr="00E6752E" w:rsidRDefault="00332466" w:rsidP="00E6752E">
      <w:pPr>
        <w:pStyle w:val="ListParagraph"/>
        <w:numPr>
          <w:ilvl w:val="2"/>
          <w:numId w:val="9"/>
        </w:numPr>
        <w:tabs>
          <w:tab w:val="left" w:pos="1080"/>
        </w:tabs>
        <w:spacing w:line="360" w:lineRule="auto"/>
        <w:ind w:left="720"/>
        <w:jc w:val="both"/>
        <w:rPr>
          <w:rFonts w:asciiTheme="majorBidi" w:hAnsiTheme="majorBidi" w:cstheme="majorBidi"/>
          <w:b/>
          <w:bCs/>
          <w:sz w:val="20"/>
          <w:szCs w:val="20"/>
        </w:rPr>
      </w:pPr>
      <w:r w:rsidRPr="00E6752E">
        <w:rPr>
          <w:rFonts w:asciiTheme="majorBidi" w:hAnsiTheme="majorBidi" w:cstheme="majorBidi"/>
          <w:b/>
          <w:bCs/>
          <w:sz w:val="20"/>
          <w:szCs w:val="20"/>
        </w:rPr>
        <w:t xml:space="preserve"> Fracture Classification Model (</w:t>
      </w:r>
      <w:proofErr w:type="spellStart"/>
      <w:r w:rsidR="00E700F8">
        <w:rPr>
          <w:rFonts w:asciiTheme="majorBidi" w:hAnsiTheme="majorBidi" w:cstheme="majorBidi"/>
          <w:b/>
          <w:bCs/>
          <w:sz w:val="20"/>
          <w:szCs w:val="20"/>
        </w:rPr>
        <w:t>AxCorCNN_Model</w:t>
      </w:r>
      <w:proofErr w:type="spellEnd"/>
      <w:r w:rsidRPr="00E6752E">
        <w:rPr>
          <w:rFonts w:asciiTheme="majorBidi" w:hAnsiTheme="majorBidi" w:cstheme="majorBidi"/>
          <w:b/>
          <w:bCs/>
          <w:sz w:val="20"/>
          <w:szCs w:val="20"/>
        </w:rPr>
        <w:t>)</w:t>
      </w:r>
    </w:p>
    <w:p w14:paraId="7A1A83D9" w14:textId="5CA8A015" w:rsidR="00C01C2B" w:rsidRPr="00740968" w:rsidRDefault="00332466" w:rsidP="0040515B">
      <w:pPr>
        <w:spacing w:line="360" w:lineRule="auto"/>
        <w:jc w:val="both"/>
        <w:rPr>
          <w:rFonts w:asciiTheme="majorBidi" w:hAnsiTheme="majorBidi" w:cstheme="majorBidi"/>
        </w:rPr>
      </w:pPr>
      <w:r w:rsidRPr="00740968">
        <w:rPr>
          <w:rFonts w:asciiTheme="majorBidi" w:hAnsiTheme="majorBidi" w:cstheme="majorBidi"/>
        </w:rPr>
        <w:t xml:space="preserve">The </w:t>
      </w:r>
      <w:proofErr w:type="spellStart"/>
      <w:r w:rsidR="00E700F8">
        <w:rPr>
          <w:rFonts w:asciiTheme="majorBidi" w:hAnsiTheme="majorBidi" w:cstheme="majorBidi"/>
        </w:rPr>
        <w:t>AxCorCNN_Model</w:t>
      </w:r>
      <w:proofErr w:type="spellEnd"/>
      <w:r w:rsidRPr="00740968">
        <w:rPr>
          <w:rFonts w:asciiTheme="majorBidi" w:hAnsiTheme="majorBidi" w:cstheme="majorBidi"/>
        </w:rPr>
        <w:t xml:space="preserve"> is designed to classify </w:t>
      </w:r>
      <w:r w:rsidR="00F95353">
        <w:rPr>
          <w:rFonts w:asciiTheme="majorBidi" w:hAnsiTheme="majorBidi" w:cstheme="majorBidi"/>
        </w:rPr>
        <w:t>orbital CT images</w:t>
      </w:r>
      <w:r w:rsidRPr="00740968">
        <w:rPr>
          <w:rFonts w:asciiTheme="majorBidi" w:hAnsiTheme="majorBidi" w:cstheme="majorBidi"/>
        </w:rPr>
        <w:t xml:space="preserve"> into fracture and non-fracture categories. It consists of two main branches, one processing the axial slice and the other the coronal slice. Both branches are equipped with convolutional layers, batch normalization, and max-pooling operations to extract spatial features from the input images. The two branches are then concatenated to create a joint representation, which is passed through a fully connected layer for final classification.</w:t>
      </w:r>
      <w:r w:rsidR="00C01C2B">
        <w:rPr>
          <w:rFonts w:asciiTheme="majorBidi" w:hAnsiTheme="majorBidi" w:cstheme="majorBidi"/>
        </w:rPr>
        <w:t xml:space="preserve"> </w:t>
      </w:r>
      <w:r w:rsidR="00C01C2B" w:rsidRPr="002D3C3F">
        <w:rPr>
          <w:rFonts w:asciiTheme="majorBidi" w:hAnsiTheme="majorBidi" w:cstheme="majorBidi"/>
          <w:highlight w:val="yellow"/>
        </w:rPr>
        <w:t>The model structure is displayed in Figure 1</w:t>
      </w:r>
      <w:r w:rsidR="002D3C3F" w:rsidRPr="002D3C3F">
        <w:rPr>
          <w:rFonts w:asciiTheme="majorBidi" w:hAnsiTheme="majorBidi" w:cstheme="majorBidi"/>
          <w:highlight w:val="yellow"/>
        </w:rPr>
        <w:t xml:space="preserve"> (a)</w:t>
      </w:r>
      <w:r w:rsidR="00C01C2B" w:rsidRPr="002D3C3F">
        <w:rPr>
          <w:rFonts w:asciiTheme="majorBidi" w:hAnsiTheme="majorBidi" w:cstheme="majorBidi"/>
          <w:highlight w:val="yellow"/>
        </w:rPr>
        <w:t>.</w:t>
      </w:r>
    </w:p>
    <w:p w14:paraId="71BFDACE" w14:textId="1304D654" w:rsidR="00332466" w:rsidRPr="0040515B" w:rsidRDefault="0040515B" w:rsidP="0040515B">
      <w:pPr>
        <w:spacing w:line="360" w:lineRule="auto"/>
        <w:jc w:val="both"/>
        <w:rPr>
          <w:rFonts w:asciiTheme="majorBidi" w:hAnsiTheme="majorBidi" w:cstheme="majorBidi"/>
          <w:b/>
          <w:bCs/>
          <w:sz w:val="20"/>
          <w:szCs w:val="20"/>
        </w:rPr>
      </w:pPr>
      <w:r w:rsidRPr="0040515B">
        <w:rPr>
          <w:rFonts w:asciiTheme="majorBidi" w:hAnsiTheme="majorBidi" w:cstheme="majorBidi"/>
          <w:b/>
          <w:bCs/>
          <w:sz w:val="20"/>
          <w:szCs w:val="20"/>
        </w:rPr>
        <w:t>1.</w:t>
      </w:r>
      <w:r>
        <w:rPr>
          <w:rFonts w:asciiTheme="majorBidi" w:hAnsiTheme="majorBidi" w:cstheme="majorBidi"/>
          <w:b/>
          <w:bCs/>
          <w:sz w:val="20"/>
          <w:szCs w:val="20"/>
        </w:rPr>
        <w:t xml:space="preserve">3.2. </w:t>
      </w:r>
      <w:r w:rsidR="00332466" w:rsidRPr="0040515B">
        <w:rPr>
          <w:rFonts w:asciiTheme="majorBidi" w:hAnsiTheme="majorBidi" w:cstheme="majorBidi"/>
          <w:b/>
          <w:bCs/>
          <w:sz w:val="20"/>
          <w:szCs w:val="20"/>
        </w:rPr>
        <w:t xml:space="preserve">Fracture </w:t>
      </w:r>
      <w:r w:rsidR="008920D9">
        <w:rPr>
          <w:rFonts w:asciiTheme="majorBidi" w:hAnsiTheme="majorBidi" w:cstheme="majorBidi"/>
          <w:b/>
          <w:bCs/>
          <w:sz w:val="20"/>
          <w:szCs w:val="20"/>
        </w:rPr>
        <w:t>Severity estimation</w:t>
      </w:r>
      <w:r w:rsidR="00332466" w:rsidRPr="0040515B">
        <w:rPr>
          <w:rFonts w:asciiTheme="majorBidi" w:hAnsiTheme="majorBidi" w:cstheme="majorBidi"/>
          <w:b/>
          <w:bCs/>
          <w:sz w:val="20"/>
          <w:szCs w:val="20"/>
        </w:rPr>
        <w:t xml:space="preserve"> Model (</w:t>
      </w:r>
      <w:proofErr w:type="spellStart"/>
      <w:r w:rsidR="00F95353">
        <w:rPr>
          <w:rFonts w:asciiTheme="majorBidi" w:hAnsiTheme="majorBidi" w:cstheme="majorBidi"/>
          <w:b/>
          <w:bCs/>
          <w:sz w:val="20"/>
          <w:szCs w:val="20"/>
        </w:rPr>
        <w:t>AxCNN_Model</w:t>
      </w:r>
      <w:proofErr w:type="spellEnd"/>
      <w:r w:rsidR="00332466" w:rsidRPr="0040515B">
        <w:rPr>
          <w:rFonts w:asciiTheme="majorBidi" w:hAnsiTheme="majorBidi" w:cstheme="majorBidi"/>
          <w:b/>
          <w:bCs/>
          <w:sz w:val="20"/>
          <w:szCs w:val="20"/>
        </w:rPr>
        <w:t>)</w:t>
      </w:r>
    </w:p>
    <w:p w14:paraId="6839F9F5" w14:textId="62F35F8D" w:rsidR="00332466" w:rsidRPr="00740968" w:rsidRDefault="00332466" w:rsidP="002D3C3F">
      <w:pPr>
        <w:spacing w:line="360" w:lineRule="auto"/>
        <w:jc w:val="both"/>
        <w:rPr>
          <w:rFonts w:asciiTheme="majorBidi" w:hAnsiTheme="majorBidi" w:cstheme="majorBidi"/>
        </w:rPr>
      </w:pPr>
      <w:r w:rsidRPr="00740968">
        <w:rPr>
          <w:rFonts w:asciiTheme="majorBidi" w:hAnsiTheme="majorBidi" w:cstheme="majorBidi"/>
        </w:rPr>
        <w:lastRenderedPageBreak/>
        <w:t xml:space="preserve">The </w:t>
      </w:r>
      <w:proofErr w:type="spellStart"/>
      <w:r w:rsidR="00F95353">
        <w:rPr>
          <w:rFonts w:asciiTheme="majorBidi" w:hAnsiTheme="majorBidi" w:cstheme="majorBidi"/>
        </w:rPr>
        <w:t>AxCNN_Model</w:t>
      </w:r>
      <w:proofErr w:type="spellEnd"/>
      <w:r w:rsidRPr="00740968">
        <w:rPr>
          <w:rFonts w:asciiTheme="majorBidi" w:hAnsiTheme="majorBidi" w:cstheme="majorBidi"/>
        </w:rPr>
        <w:t xml:space="preserve"> is intended for classifying the severity of fractures as mild or severe. This model shares similarities with the fracture classification model but differs in the final classification layer to account for the multi-class nature of the </w:t>
      </w:r>
      <w:r w:rsidR="008920D9">
        <w:rPr>
          <w:rFonts w:asciiTheme="majorBidi" w:hAnsiTheme="majorBidi" w:cstheme="majorBidi"/>
        </w:rPr>
        <w:t>severity estimation</w:t>
      </w:r>
      <w:r w:rsidRPr="00740968">
        <w:rPr>
          <w:rFonts w:asciiTheme="majorBidi" w:hAnsiTheme="majorBidi" w:cstheme="majorBidi"/>
        </w:rPr>
        <w:t xml:space="preserve"> task.</w:t>
      </w:r>
      <w:r w:rsidR="002D3C3F">
        <w:rPr>
          <w:rFonts w:asciiTheme="majorBidi" w:hAnsiTheme="majorBidi" w:cstheme="majorBidi"/>
        </w:rPr>
        <w:t xml:space="preserve"> </w:t>
      </w:r>
      <w:r w:rsidR="002D3C3F" w:rsidRPr="002D3C3F">
        <w:rPr>
          <w:rFonts w:asciiTheme="majorBidi" w:hAnsiTheme="majorBidi" w:cstheme="majorBidi"/>
          <w:highlight w:val="yellow"/>
        </w:rPr>
        <w:t>The model structure is displayed in Figure 1 (b).</w:t>
      </w:r>
    </w:p>
    <w:p w14:paraId="45C1C946" w14:textId="13F9D41E" w:rsidR="00332466" w:rsidRPr="00740968" w:rsidRDefault="00332466" w:rsidP="00D87640">
      <w:pPr>
        <w:spacing w:line="360" w:lineRule="auto"/>
        <w:jc w:val="both"/>
        <w:rPr>
          <w:rFonts w:asciiTheme="majorBidi" w:hAnsiTheme="majorBidi" w:cstheme="majorBidi"/>
        </w:rPr>
      </w:pPr>
      <w:r w:rsidRPr="00740968">
        <w:rPr>
          <w:rFonts w:asciiTheme="majorBidi" w:hAnsiTheme="majorBidi" w:cstheme="majorBidi"/>
        </w:rPr>
        <w:t xml:space="preserve">The models were trained with a 75-25 train-validation split, using the training set for optimization and the validation set for evaluation. Training </w:t>
      </w:r>
      <w:r w:rsidRPr="00651EEC">
        <w:rPr>
          <w:rFonts w:asciiTheme="majorBidi" w:hAnsiTheme="majorBidi" w:cstheme="majorBidi"/>
          <w:highlight w:val="yellow"/>
        </w:rPr>
        <w:t xml:space="preserve">employed </w:t>
      </w:r>
      <w:r w:rsidR="00D87640" w:rsidRPr="00651EEC">
        <w:rPr>
          <w:rFonts w:asciiTheme="majorBidi" w:hAnsiTheme="majorBidi" w:cstheme="majorBidi"/>
          <w:highlight w:val="yellow"/>
        </w:rPr>
        <w:t>Binary Cross Entropy Loss</w:t>
      </w:r>
      <w:r w:rsidR="00D87640">
        <w:rPr>
          <w:rFonts w:asciiTheme="majorBidi" w:hAnsiTheme="majorBidi" w:cstheme="majorBidi"/>
        </w:rPr>
        <w:t xml:space="preserve"> and </w:t>
      </w:r>
      <w:r w:rsidRPr="00740968">
        <w:rPr>
          <w:rFonts w:asciiTheme="majorBidi" w:hAnsiTheme="majorBidi" w:cstheme="majorBidi"/>
        </w:rPr>
        <w:t xml:space="preserve">Adam optimizer with an initial learning rate of 10^-3, reduced by a factor of 10 every 5 epochs if validation loss did not improve. A batch size of 8 was chosen, with a maximum of </w:t>
      </w:r>
      <w:r w:rsidR="00ED0E56">
        <w:rPr>
          <w:rFonts w:asciiTheme="majorBidi" w:hAnsiTheme="majorBidi" w:cstheme="majorBidi"/>
        </w:rPr>
        <w:t>50</w:t>
      </w:r>
      <w:r w:rsidRPr="00740968">
        <w:rPr>
          <w:rFonts w:asciiTheme="majorBidi" w:hAnsiTheme="majorBidi" w:cstheme="majorBidi"/>
        </w:rPr>
        <w:t xml:space="preserve"> epochs and early stopping if validation loss did not improve for 10 consecutive epochs. L1, L2 regularization and dropout layers were applied to prevent overfitting. Model performance was tracked after each epoch, with the best model based on validation accuracy saved. </w:t>
      </w:r>
    </w:p>
    <w:p w14:paraId="36534C3C" w14:textId="23C6E30E" w:rsidR="00332466" w:rsidRPr="00740968" w:rsidRDefault="00332466" w:rsidP="001E2883">
      <w:pPr>
        <w:spacing w:line="360" w:lineRule="auto"/>
        <w:jc w:val="both"/>
        <w:rPr>
          <w:rFonts w:asciiTheme="majorBidi" w:hAnsiTheme="majorBidi" w:cstheme="majorBidi"/>
        </w:rPr>
      </w:pPr>
      <w:r w:rsidRPr="00740968">
        <w:rPr>
          <w:rFonts w:asciiTheme="majorBidi" w:hAnsiTheme="majorBidi" w:cstheme="majorBidi"/>
        </w:rPr>
        <w:t>All experiments were conducted on a machine equipped with an NVIDIA GTX 1660 GPU, and total training time per model was approximately 5-10 minutes, depending on the number of epochs and model complexity.</w:t>
      </w:r>
      <w:r w:rsidR="001E2883">
        <w:rPr>
          <w:rFonts w:asciiTheme="majorBidi" w:hAnsiTheme="majorBidi" w:cstheme="majorBidi"/>
        </w:rPr>
        <w:t xml:space="preserve"> </w:t>
      </w:r>
    </w:p>
    <w:p w14:paraId="13892C3C" w14:textId="279DD588" w:rsidR="002124CB" w:rsidRPr="0040515B" w:rsidRDefault="00332466" w:rsidP="00091530">
      <w:pPr>
        <w:pStyle w:val="paragraph"/>
        <w:spacing w:before="0" w:beforeAutospacing="0" w:after="0" w:afterAutospacing="0" w:line="360" w:lineRule="auto"/>
        <w:jc w:val="both"/>
        <w:textAlignment w:val="baseline"/>
        <w:rPr>
          <w:ins w:id="6" w:author="reza samiee" w:date="2025-06-06T13:24:00Z" w16du:dateUtc="2025-06-06T09:54:00Z"/>
          <w:rStyle w:val="normaltextrun"/>
          <w:rFonts w:asciiTheme="majorBidi" w:eastAsiaTheme="majorEastAsia" w:hAnsiTheme="majorBidi" w:cstheme="majorBidi"/>
          <w:b/>
          <w:bCs/>
          <w:kern w:val="2"/>
          <w:sz w:val="40"/>
          <w:szCs w:val="40"/>
          <w14:ligatures w14:val="standardContextual"/>
        </w:rPr>
      </w:pPr>
      <w:r w:rsidRPr="0040515B">
        <w:rPr>
          <w:rStyle w:val="normaltextrun"/>
          <w:rFonts w:asciiTheme="majorBidi" w:eastAsiaTheme="majorEastAsia" w:hAnsiTheme="majorBidi" w:cstheme="majorBidi"/>
          <w:b/>
          <w:bCs/>
          <w:sz w:val="40"/>
          <w:szCs w:val="40"/>
        </w:rPr>
        <w:t xml:space="preserve">Statistical </w:t>
      </w:r>
      <w:r w:rsidR="002D3C3F" w:rsidRPr="0040515B">
        <w:rPr>
          <w:rStyle w:val="normaltextrun"/>
          <w:rFonts w:asciiTheme="majorBidi" w:eastAsiaTheme="majorEastAsia" w:hAnsiTheme="majorBidi" w:cstheme="majorBidi"/>
          <w:b/>
          <w:bCs/>
          <w:sz w:val="40"/>
          <w:szCs w:val="40"/>
          <w:highlight w:val="yellow"/>
        </w:rPr>
        <w:t>A</w:t>
      </w:r>
      <w:r w:rsidRPr="0040515B">
        <w:rPr>
          <w:rStyle w:val="normaltextrun"/>
          <w:rFonts w:asciiTheme="majorBidi" w:eastAsiaTheme="majorEastAsia" w:hAnsiTheme="majorBidi" w:cstheme="majorBidi"/>
          <w:b/>
          <w:bCs/>
          <w:sz w:val="40"/>
          <w:szCs w:val="40"/>
          <w:highlight w:val="yellow"/>
        </w:rPr>
        <w:t>nalysis</w:t>
      </w:r>
    </w:p>
    <w:p w14:paraId="15968FC2" w14:textId="560E8168" w:rsidR="00D924F3" w:rsidRPr="008920D9" w:rsidRDefault="00332466" w:rsidP="008920D9">
      <w:pPr>
        <w:pStyle w:val="paragraph"/>
        <w:spacing w:before="0" w:beforeAutospacing="0" w:after="0" w:afterAutospacing="0" w:line="360" w:lineRule="auto"/>
        <w:jc w:val="both"/>
        <w:textAlignment w:val="baseline"/>
        <w:rPr>
          <w:rFonts w:asciiTheme="majorBidi" w:eastAsiaTheme="majorEastAsia" w:hAnsiTheme="majorBidi" w:cstheme="majorBidi"/>
          <w:sz w:val="22"/>
          <w:szCs w:val="22"/>
        </w:rPr>
      </w:pPr>
      <w:r w:rsidRPr="00740968">
        <w:rPr>
          <w:rStyle w:val="normaltextrun"/>
          <w:rFonts w:asciiTheme="majorBidi" w:eastAsiaTheme="majorEastAsia" w:hAnsiTheme="majorBidi" w:cstheme="majorBidi"/>
          <w:b/>
          <w:bCs/>
          <w:sz w:val="22"/>
          <w:szCs w:val="22"/>
        </w:rPr>
        <w:t xml:space="preserve"> </w:t>
      </w:r>
      <w:r w:rsidRPr="00E6752E">
        <w:rPr>
          <w:rStyle w:val="normaltextrun"/>
          <w:rFonts w:asciiTheme="majorBidi" w:eastAsiaTheme="majorEastAsia" w:hAnsiTheme="majorBidi" w:cstheme="majorBidi"/>
          <w:sz w:val="22"/>
          <w:szCs w:val="22"/>
        </w:rPr>
        <w:t xml:space="preserve">All statistical analyses were performed using the open-source software </w:t>
      </w:r>
      <w:proofErr w:type="spellStart"/>
      <w:r w:rsidRPr="00E6752E">
        <w:rPr>
          <w:rStyle w:val="normaltextrun"/>
          <w:rFonts w:asciiTheme="majorBidi" w:eastAsiaTheme="majorEastAsia" w:hAnsiTheme="majorBidi" w:cstheme="majorBidi"/>
          <w:sz w:val="22"/>
          <w:szCs w:val="22"/>
        </w:rPr>
        <w:t>PyTorch</w:t>
      </w:r>
      <w:proofErr w:type="spellEnd"/>
      <w:r w:rsidRPr="00E6752E">
        <w:rPr>
          <w:rStyle w:val="normaltextrun"/>
          <w:rFonts w:asciiTheme="majorBidi" w:eastAsiaTheme="majorEastAsia" w:hAnsiTheme="majorBidi" w:cstheme="majorBidi"/>
          <w:sz w:val="22"/>
          <w:szCs w:val="22"/>
        </w:rPr>
        <w:t xml:space="preserve"> (version 2.3.1) and Python 3.12.4. The data were expressed as averages with standard deviations for the continuous variables and as sample numbers for the categorical </w:t>
      </w:r>
      <w:r w:rsidR="00B7685E" w:rsidRPr="002124CB">
        <w:rPr>
          <w:rStyle w:val="normaltextrun"/>
          <w:rFonts w:asciiTheme="majorBidi" w:eastAsiaTheme="majorEastAsia" w:hAnsiTheme="majorBidi" w:cstheme="majorBidi"/>
          <w:sz w:val="22"/>
          <w:szCs w:val="22"/>
        </w:rPr>
        <w:t>variables</w:t>
      </w:r>
      <w:r w:rsidR="00B7685E">
        <w:rPr>
          <w:rStyle w:val="normaltextrun"/>
          <w:rFonts w:asciiTheme="majorBidi" w:eastAsiaTheme="majorEastAsia" w:hAnsiTheme="majorBidi" w:cstheme="majorBidi"/>
          <w:sz w:val="22"/>
          <w:szCs w:val="22"/>
        </w:rPr>
        <w:t>.</w:t>
      </w:r>
      <w:r w:rsidRPr="00E6752E">
        <w:rPr>
          <w:rStyle w:val="normaltextrun"/>
          <w:rFonts w:asciiTheme="majorBidi" w:eastAsiaTheme="majorEastAsia" w:hAnsiTheme="majorBidi" w:cstheme="majorBidi"/>
          <w:sz w:val="22"/>
          <w:szCs w:val="22"/>
        </w:rPr>
        <w:t xml:space="preserve"> </w:t>
      </w:r>
    </w:p>
    <w:p w14:paraId="0A056B74" w14:textId="11DD2952" w:rsidR="00332466" w:rsidRPr="0040515B" w:rsidRDefault="00332466" w:rsidP="0040515B">
      <w:pPr>
        <w:pStyle w:val="Heading1"/>
        <w:rPr>
          <w:sz w:val="32"/>
          <w:szCs w:val="32"/>
        </w:rPr>
      </w:pPr>
      <w:r w:rsidRPr="0040515B">
        <w:rPr>
          <w:rStyle w:val="normaltextrun"/>
          <w:b/>
          <w:bCs/>
        </w:rPr>
        <w:t xml:space="preserve">Data </w:t>
      </w:r>
      <w:r w:rsidR="002D3C3F" w:rsidRPr="0040515B">
        <w:rPr>
          <w:rStyle w:val="normaltextrun"/>
          <w:b/>
          <w:bCs/>
          <w:highlight w:val="yellow"/>
        </w:rPr>
        <w:t>A</w:t>
      </w:r>
      <w:r w:rsidRPr="0040515B">
        <w:rPr>
          <w:rStyle w:val="normaltextrun"/>
          <w:b/>
          <w:bCs/>
          <w:highlight w:val="yellow"/>
        </w:rPr>
        <w:t>vailability</w:t>
      </w:r>
      <w:r w:rsidRPr="0040515B">
        <w:rPr>
          <w:rStyle w:val="eop"/>
        </w:rPr>
        <w:t> </w:t>
      </w:r>
    </w:p>
    <w:p w14:paraId="1570D8AF" w14:textId="77777777" w:rsidR="00091530" w:rsidRDefault="00332466" w:rsidP="00091530">
      <w:pPr>
        <w:pStyle w:val="paragraph"/>
        <w:spacing w:before="0" w:beforeAutospacing="0" w:after="0" w:afterAutospacing="0" w:line="360" w:lineRule="auto"/>
        <w:jc w:val="both"/>
        <w:textAlignment w:val="baseline"/>
        <w:rPr>
          <w:rStyle w:val="eop"/>
          <w:rFonts w:asciiTheme="majorBidi" w:eastAsiaTheme="majorEastAsia" w:hAnsiTheme="majorBidi" w:cstheme="majorBidi"/>
          <w:sz w:val="22"/>
          <w:szCs w:val="22"/>
        </w:rPr>
      </w:pPr>
      <w:r w:rsidRPr="00E6752E">
        <w:rPr>
          <w:rStyle w:val="normaltextrun"/>
          <w:rFonts w:asciiTheme="majorBidi" w:eastAsiaTheme="majorEastAsia" w:hAnsiTheme="majorBidi" w:cstheme="majorBidi"/>
          <w:sz w:val="22"/>
          <w:szCs w:val="22"/>
        </w:rPr>
        <w:t xml:space="preserve">The datasets used and analyzed during the current study are available from the corresponding author on reasonable </w:t>
      </w:r>
      <w:r w:rsidR="00B7685E" w:rsidRPr="002124CB">
        <w:rPr>
          <w:rStyle w:val="normaltextrun"/>
          <w:rFonts w:asciiTheme="majorBidi" w:eastAsiaTheme="majorEastAsia" w:hAnsiTheme="majorBidi" w:cstheme="majorBidi"/>
          <w:sz w:val="22"/>
          <w:szCs w:val="22"/>
        </w:rPr>
        <w:t>request</w:t>
      </w:r>
      <w:r w:rsidR="00B7685E" w:rsidRPr="002124CB">
        <w:rPr>
          <w:rStyle w:val="eop"/>
          <w:rFonts w:asciiTheme="majorBidi" w:eastAsiaTheme="majorEastAsia" w:hAnsiTheme="majorBidi" w:cstheme="majorBidi"/>
          <w:sz w:val="22"/>
          <w:szCs w:val="22"/>
        </w:rPr>
        <w:t>.</w:t>
      </w:r>
    </w:p>
    <w:p w14:paraId="10309A4E" w14:textId="6F129B9B" w:rsidR="001E2883" w:rsidRDefault="001E2883" w:rsidP="008920D9">
      <w:pPr>
        <w:pStyle w:val="Heading2"/>
        <w:rPr>
          <w:rStyle w:val="eop"/>
          <w:rFonts w:asciiTheme="majorBidi" w:hAnsiTheme="majorBidi"/>
          <w:b/>
          <w:bCs/>
          <w:color w:val="auto"/>
          <w:sz w:val="22"/>
          <w:szCs w:val="22"/>
        </w:rPr>
      </w:pPr>
      <w:r w:rsidRPr="001E2883">
        <w:rPr>
          <w:rStyle w:val="eop"/>
          <w:rFonts w:asciiTheme="majorBidi" w:hAnsiTheme="majorBidi"/>
          <w:b/>
          <w:bCs/>
          <w:color w:val="auto"/>
          <w:sz w:val="22"/>
          <w:szCs w:val="22"/>
        </w:rPr>
        <w:t>Code Availability</w:t>
      </w:r>
    </w:p>
    <w:p w14:paraId="6F6C503C" w14:textId="575A4522" w:rsidR="001E2883" w:rsidRPr="001E2883" w:rsidRDefault="001E2883" w:rsidP="001E2883">
      <w:pPr>
        <w:rPr>
          <w:rStyle w:val="eop"/>
          <w:rFonts w:asciiTheme="majorBidi" w:eastAsiaTheme="majorEastAsia" w:hAnsiTheme="majorBidi" w:cstheme="majorBidi"/>
          <w:b/>
          <w:bCs/>
        </w:rPr>
      </w:pPr>
      <w:r w:rsidRPr="001E2883">
        <w:rPr>
          <w:rFonts w:asciiTheme="majorBidi" w:hAnsiTheme="majorBidi" w:cstheme="majorBidi"/>
        </w:rPr>
        <w:t>The full implementation and training scripts are publicly available at:</w:t>
      </w:r>
      <w:r>
        <w:rPr>
          <w:rFonts w:asciiTheme="majorBidi" w:hAnsiTheme="majorBidi" w:cstheme="majorBidi"/>
        </w:rPr>
        <w:t xml:space="preserve"> </w:t>
      </w:r>
      <w:hyperlink r:id="rId12" w:history="1">
        <w:r w:rsidRPr="00887259">
          <w:rPr>
            <w:rStyle w:val="Hyperlink"/>
            <w:rFonts w:asciiTheme="majorBidi" w:hAnsiTheme="majorBidi" w:cstheme="majorBidi"/>
          </w:rPr>
          <w:t>https://github.com/Nadiam75/orbital-injury-detection/</w:t>
        </w:r>
      </w:hyperlink>
    </w:p>
    <w:p w14:paraId="280C1B48" w14:textId="729C165E" w:rsidR="005B0E69" w:rsidRPr="008920D9" w:rsidRDefault="002D3C3F" w:rsidP="008920D9">
      <w:pPr>
        <w:pStyle w:val="Heading1"/>
        <w:rPr>
          <w:rStyle w:val="eop"/>
          <w:b/>
          <w:bCs/>
          <w:highlight w:val="yellow"/>
        </w:rPr>
      </w:pPr>
      <w:r w:rsidRPr="0040515B">
        <w:rPr>
          <w:b/>
          <w:bCs/>
          <w:highlight w:val="yellow"/>
        </w:rPr>
        <w:t>R</w:t>
      </w:r>
      <w:r w:rsidR="005B0E69" w:rsidRPr="0040515B">
        <w:rPr>
          <w:b/>
          <w:bCs/>
          <w:highlight w:val="yellow"/>
        </w:rPr>
        <w:t xml:space="preserve">esults </w:t>
      </w:r>
      <w:r w:rsidR="00571EC5" w:rsidRPr="0040515B">
        <w:rPr>
          <w:rStyle w:val="eop"/>
          <w:b/>
          <w:bCs/>
          <w:highlight w:val="yellow"/>
        </w:rPr>
        <w:t> </w:t>
      </w:r>
    </w:p>
    <w:p w14:paraId="15368E79" w14:textId="40254D18" w:rsidR="00B359E8" w:rsidRPr="00B359E8" w:rsidRDefault="00B359E8" w:rsidP="00B359E8">
      <w:pPr>
        <w:spacing w:line="360" w:lineRule="auto"/>
        <w:jc w:val="both"/>
        <w:rPr>
          <w:rFonts w:asciiTheme="majorBidi" w:hAnsiTheme="majorBidi" w:cstheme="majorBidi"/>
        </w:rPr>
      </w:pPr>
      <w:r w:rsidRPr="00B359E8">
        <w:rPr>
          <w:rFonts w:asciiTheme="majorBidi" w:hAnsiTheme="majorBidi" w:cstheme="majorBidi"/>
          <w:highlight w:val="yellow"/>
        </w:rPr>
        <w:t xml:space="preserve">In this section, we present the performance outcomes of the two convolutional neural networks trained for orbital fracture detection and injury </w:t>
      </w:r>
      <w:r w:rsidR="008920D9">
        <w:rPr>
          <w:rFonts w:asciiTheme="majorBidi" w:hAnsiTheme="majorBidi" w:cstheme="majorBidi"/>
          <w:highlight w:val="yellow"/>
        </w:rPr>
        <w:t>severity estimation</w:t>
      </w:r>
      <w:r w:rsidRPr="00B359E8">
        <w:rPr>
          <w:rFonts w:asciiTheme="majorBidi" w:hAnsiTheme="majorBidi" w:cstheme="majorBidi"/>
          <w:highlight w:val="yellow"/>
        </w:rPr>
        <w:t>.</w:t>
      </w:r>
    </w:p>
    <w:p w14:paraId="4447E57E" w14:textId="7FF83B0B" w:rsidR="007C0CAB" w:rsidRPr="00740968" w:rsidRDefault="00617C63" w:rsidP="00740968">
      <w:pPr>
        <w:spacing w:line="360" w:lineRule="auto"/>
        <w:jc w:val="both"/>
        <w:rPr>
          <w:rFonts w:asciiTheme="majorBidi" w:hAnsiTheme="majorBidi" w:cstheme="majorBidi"/>
        </w:rPr>
      </w:pPr>
      <w:r w:rsidRPr="00332110">
        <w:rPr>
          <w:rFonts w:asciiTheme="majorBidi" w:hAnsiTheme="majorBidi" w:cstheme="majorBidi"/>
          <w:highlight w:val="yellow"/>
        </w:rPr>
        <w:t>The dataset comprised 200 training and 50 test volumetric orbital CT scans, each annotated with the laterality of the affected eye—OS (</w:t>
      </w:r>
      <w:r w:rsidRPr="00332110">
        <w:rPr>
          <w:rFonts w:asciiTheme="majorBidi" w:hAnsiTheme="majorBidi" w:cstheme="majorBidi"/>
          <w:i/>
          <w:iCs/>
          <w:highlight w:val="yellow"/>
        </w:rPr>
        <w:t>oculus sinister</w:t>
      </w:r>
      <w:r w:rsidRPr="00332110">
        <w:rPr>
          <w:rFonts w:asciiTheme="majorBidi" w:hAnsiTheme="majorBidi" w:cstheme="majorBidi"/>
          <w:highlight w:val="yellow"/>
        </w:rPr>
        <w:t>, left eye) or OD (</w:t>
      </w:r>
      <w:r w:rsidRPr="00332110">
        <w:rPr>
          <w:rFonts w:asciiTheme="majorBidi" w:hAnsiTheme="majorBidi" w:cstheme="majorBidi"/>
          <w:i/>
          <w:iCs/>
          <w:highlight w:val="yellow"/>
        </w:rPr>
        <w:t>oculus dexter</w:t>
      </w:r>
      <w:r w:rsidRPr="00332110">
        <w:rPr>
          <w:rFonts w:asciiTheme="majorBidi" w:hAnsiTheme="majorBidi" w:cstheme="majorBidi"/>
          <w:highlight w:val="yellow"/>
        </w:rPr>
        <w:t>, right</w:t>
      </w:r>
      <w:r w:rsidRPr="00740968">
        <w:rPr>
          <w:rFonts w:asciiTheme="majorBidi" w:hAnsiTheme="majorBidi" w:cstheme="majorBidi"/>
        </w:rPr>
        <w:t xml:space="preserve"> eye Each CT scan consisted of an axial volumetric series centered on the orbital region. Laterality information was used to </w:t>
      </w:r>
      <w:r w:rsidRPr="00740968">
        <w:rPr>
          <w:rFonts w:asciiTheme="majorBidi" w:hAnsiTheme="majorBidi" w:cstheme="majorBidi"/>
        </w:rPr>
        <w:lastRenderedPageBreak/>
        <w:t>standardize anatomical orientation during preprocessing, as described in the Methods section. Both axial and coronal image slices were utilized in the analysis</w:t>
      </w:r>
      <w:r w:rsidRPr="00B359E8">
        <w:rPr>
          <w:rFonts w:asciiTheme="majorBidi" w:hAnsiTheme="majorBidi" w:cstheme="majorBidi"/>
          <w:highlight w:val="yellow"/>
        </w:rPr>
        <w:t>.</w:t>
      </w:r>
      <w:r w:rsidR="0055631B" w:rsidRPr="00B359E8">
        <w:rPr>
          <w:rFonts w:asciiTheme="majorBidi" w:hAnsiTheme="majorBidi" w:cstheme="majorBidi"/>
          <w:highlight w:val="yellow"/>
        </w:rPr>
        <w:t xml:space="preserve"> </w:t>
      </w:r>
      <w:r w:rsidR="007C0CAB" w:rsidRPr="00B359E8">
        <w:rPr>
          <w:rFonts w:asciiTheme="majorBidi" w:hAnsiTheme="majorBidi" w:cstheme="majorBidi"/>
          <w:highlight w:val="yellow"/>
        </w:rPr>
        <w:t>Figure 1</w:t>
      </w:r>
      <w:r w:rsidR="007C0CAB" w:rsidRPr="00740968">
        <w:rPr>
          <w:rFonts w:asciiTheme="majorBidi" w:hAnsiTheme="majorBidi" w:cstheme="majorBidi"/>
        </w:rPr>
        <w:t xml:space="preserve"> illustrates the mid index slices of axial orientation for 4 random cases with two positive and two negative labels</w:t>
      </w:r>
    </w:p>
    <w:p w14:paraId="56E878E4" w14:textId="3F66205F" w:rsidR="00A7793D" w:rsidRPr="00A42F9B" w:rsidRDefault="00A7793D" w:rsidP="00740968">
      <w:pPr>
        <w:pStyle w:val="ListParagraph"/>
        <w:numPr>
          <w:ilvl w:val="0"/>
          <w:numId w:val="7"/>
        </w:numPr>
        <w:spacing w:line="360" w:lineRule="auto"/>
        <w:jc w:val="both"/>
        <w:rPr>
          <w:rFonts w:asciiTheme="majorBidi" w:hAnsiTheme="majorBidi" w:cstheme="majorBidi"/>
          <w:b/>
          <w:bCs/>
        </w:rPr>
      </w:pPr>
      <w:r w:rsidRPr="00A42F9B">
        <w:rPr>
          <w:rFonts w:asciiTheme="majorBidi" w:hAnsiTheme="majorBidi" w:cstheme="majorBidi"/>
          <w:b/>
          <w:bCs/>
        </w:rPr>
        <w:t>Fracture</w:t>
      </w:r>
      <w:r w:rsidR="00617C63" w:rsidRPr="00A42F9B">
        <w:rPr>
          <w:rFonts w:asciiTheme="majorBidi" w:hAnsiTheme="majorBidi" w:cstheme="majorBidi"/>
          <w:b/>
          <w:bCs/>
        </w:rPr>
        <w:t xml:space="preserve"> Detection</w:t>
      </w:r>
    </w:p>
    <w:p w14:paraId="337EB961" w14:textId="34750E74" w:rsidR="00B359E8" w:rsidRDefault="00332110" w:rsidP="00B359E8">
      <w:pPr>
        <w:spacing w:line="360" w:lineRule="auto"/>
        <w:jc w:val="both"/>
        <w:rPr>
          <w:rFonts w:asciiTheme="majorBidi" w:hAnsiTheme="majorBidi" w:cstheme="majorBidi"/>
        </w:rPr>
      </w:pPr>
      <w:r w:rsidRPr="00332110">
        <w:rPr>
          <w:rFonts w:asciiTheme="majorBidi" w:hAnsiTheme="majorBidi" w:cstheme="majorBidi"/>
          <w:highlight w:val="yellow"/>
        </w:rPr>
        <w:t xml:space="preserve">The Fracture Network achieved an overall accuracy of 81% in detecting orbital bone fractures, with a sensitivity of 86% and specificity of 76%. In addition, the </w:t>
      </w:r>
      <w:r w:rsidR="00F95353">
        <w:rPr>
          <w:rFonts w:asciiTheme="majorBidi" w:hAnsiTheme="majorBidi" w:cstheme="majorBidi"/>
          <w:highlight w:val="yellow"/>
        </w:rPr>
        <w:t>F1 score</w:t>
      </w:r>
      <w:r w:rsidRPr="00332110">
        <w:rPr>
          <w:rFonts w:asciiTheme="majorBidi" w:hAnsiTheme="majorBidi" w:cstheme="majorBidi"/>
          <w:highlight w:val="yellow"/>
        </w:rPr>
        <w:t xml:space="preserve"> was </w:t>
      </w:r>
      <w:r w:rsidR="00F95353">
        <w:rPr>
          <w:rFonts w:asciiTheme="majorBidi" w:hAnsiTheme="majorBidi" w:cstheme="majorBidi"/>
          <w:highlight w:val="yellow"/>
        </w:rPr>
        <w:t xml:space="preserve">0.82, </w:t>
      </w:r>
      <w:r w:rsidRPr="00332110">
        <w:rPr>
          <w:rFonts w:asciiTheme="majorBidi" w:hAnsiTheme="majorBidi" w:cstheme="majorBidi"/>
          <w:highlight w:val="yellow"/>
        </w:rPr>
        <w:t>indicating substantial agreement between model predictions and ground-truth annotations.</w:t>
      </w:r>
      <w:r w:rsidR="00B359E8">
        <w:rPr>
          <w:rFonts w:asciiTheme="majorBidi" w:hAnsiTheme="majorBidi" w:cstheme="majorBidi"/>
        </w:rPr>
        <w:t xml:space="preserve"> </w:t>
      </w:r>
      <w:r w:rsidR="00617C63" w:rsidRPr="00740968">
        <w:rPr>
          <w:rFonts w:asciiTheme="majorBidi" w:hAnsiTheme="majorBidi" w:cstheme="majorBidi"/>
        </w:rPr>
        <w:t>These results demonstrate that the model performs particularly well in detecting severe or positive injury instances, a critical capability in clinical applications where the cost of false negatives may lead to significant diagnostic and therapeutic delays and critical diagnostic oversights</w:t>
      </w:r>
      <w:r w:rsidR="00617C63" w:rsidRPr="00487834">
        <w:rPr>
          <w:rFonts w:asciiTheme="majorBidi" w:hAnsiTheme="majorBidi" w:cstheme="majorBidi"/>
          <w:highlight w:val="yellow"/>
        </w:rPr>
        <w:t>.</w:t>
      </w:r>
      <w:r w:rsidR="00B359E8">
        <w:rPr>
          <w:rFonts w:asciiTheme="majorBidi" w:hAnsiTheme="majorBidi" w:cstheme="majorBidi"/>
          <w:highlight w:val="yellow"/>
        </w:rPr>
        <w:t xml:space="preserve"> Figure 2</w:t>
      </w:r>
      <w:r w:rsidR="004344D9" w:rsidRPr="00487834">
        <w:rPr>
          <w:rFonts w:asciiTheme="majorBidi" w:hAnsiTheme="majorBidi" w:cstheme="majorBidi"/>
          <w:highlight w:val="yellow"/>
        </w:rPr>
        <w:t xml:space="preserve"> </w:t>
      </w:r>
      <w:r w:rsidR="00B359E8" w:rsidRPr="00B359E8">
        <w:rPr>
          <w:rFonts w:asciiTheme="majorBidi" w:hAnsiTheme="majorBidi" w:cstheme="majorBidi"/>
          <w:highlight w:val="yellow"/>
        </w:rPr>
        <w:t>presents the confusion matrix for orbital fracture detection, and Figure 3 shows the training and validation performance across 20 epochs.</w:t>
      </w:r>
    </w:p>
    <w:p w14:paraId="682AF32C" w14:textId="77777777" w:rsidR="00B359E8" w:rsidRPr="00740968" w:rsidRDefault="00B359E8" w:rsidP="00C927B4">
      <w:pPr>
        <w:spacing w:line="360" w:lineRule="auto"/>
        <w:jc w:val="center"/>
        <w:rPr>
          <w:rStyle w:val="normaltextrun"/>
          <w:rFonts w:asciiTheme="majorBidi" w:hAnsiTheme="majorBidi" w:cstheme="majorBidi"/>
          <w:color w:val="FF0000"/>
          <w:shd w:val="clear" w:color="auto" w:fill="FFFFFF"/>
        </w:rPr>
      </w:pPr>
    </w:p>
    <w:p w14:paraId="3F152DD7" w14:textId="6F444AD1" w:rsidR="0094188F" w:rsidRPr="006D5818" w:rsidRDefault="006D5818" w:rsidP="00740968">
      <w:pPr>
        <w:pStyle w:val="ListParagraph"/>
        <w:numPr>
          <w:ilvl w:val="0"/>
          <w:numId w:val="7"/>
        </w:numPr>
        <w:spacing w:line="360" w:lineRule="auto"/>
        <w:jc w:val="both"/>
        <w:rPr>
          <w:rStyle w:val="normaltextrun"/>
          <w:rFonts w:asciiTheme="majorBidi" w:hAnsiTheme="majorBidi" w:cstheme="majorBidi"/>
          <w:b/>
          <w:bCs/>
          <w:color w:val="000000" w:themeColor="text1"/>
          <w:highlight w:val="green"/>
          <w:shd w:val="clear" w:color="auto" w:fill="FFFFFF"/>
        </w:rPr>
      </w:pPr>
      <w:r w:rsidRPr="006D5818">
        <w:rPr>
          <w:rStyle w:val="normaltextrun"/>
          <w:rFonts w:asciiTheme="majorBidi" w:hAnsiTheme="majorBidi" w:cstheme="majorBidi"/>
          <w:b/>
          <w:bCs/>
          <w:color w:val="000000" w:themeColor="text1"/>
          <w:highlight w:val="green"/>
          <w:shd w:val="clear" w:color="auto" w:fill="FFFFFF"/>
        </w:rPr>
        <w:t xml:space="preserve">Severity </w:t>
      </w:r>
      <w:r w:rsidR="008920D9">
        <w:rPr>
          <w:rStyle w:val="normaltextrun"/>
          <w:rFonts w:asciiTheme="majorBidi" w:hAnsiTheme="majorBidi" w:cstheme="majorBidi"/>
          <w:b/>
          <w:bCs/>
          <w:color w:val="000000" w:themeColor="text1"/>
          <w:highlight w:val="green"/>
          <w:shd w:val="clear" w:color="auto" w:fill="FFFFFF"/>
        </w:rPr>
        <w:t>Estimation</w:t>
      </w:r>
    </w:p>
    <w:p w14:paraId="350D873B" w14:textId="04700A7E" w:rsidR="007A623A" w:rsidRDefault="00B359E8" w:rsidP="00F95353">
      <w:pPr>
        <w:spacing w:line="360" w:lineRule="auto"/>
        <w:jc w:val="both"/>
        <w:rPr>
          <w:rFonts w:asciiTheme="majorBidi" w:hAnsiTheme="majorBidi" w:cstheme="majorBidi"/>
        </w:rPr>
      </w:pPr>
      <w:r w:rsidRPr="00B359E8">
        <w:rPr>
          <w:rFonts w:asciiTheme="majorBidi" w:hAnsiTheme="majorBidi" w:cstheme="majorBidi"/>
          <w:highlight w:val="yellow"/>
        </w:rPr>
        <w:t>A separate network (</w:t>
      </w:r>
      <w:proofErr w:type="spellStart"/>
      <w:r w:rsidR="00F95353">
        <w:rPr>
          <w:rFonts w:asciiTheme="majorBidi" w:hAnsiTheme="majorBidi" w:cstheme="majorBidi"/>
          <w:highlight w:val="yellow"/>
        </w:rPr>
        <w:t>AxCNN_Model</w:t>
      </w:r>
      <w:proofErr w:type="spellEnd"/>
      <w:r w:rsidRPr="00B359E8">
        <w:rPr>
          <w:rFonts w:asciiTheme="majorBidi" w:hAnsiTheme="majorBidi" w:cstheme="majorBidi"/>
          <w:highlight w:val="yellow"/>
        </w:rPr>
        <w:t xml:space="preserve">) was trained to classify orbital injury severity as mild or severe. The model achieved an overall accuracy of </w:t>
      </w:r>
      <w:r w:rsidRPr="00B359E8">
        <w:rPr>
          <w:rFonts w:asciiTheme="majorBidi" w:hAnsiTheme="majorBidi" w:cstheme="majorBidi"/>
          <w:b/>
          <w:bCs/>
          <w:highlight w:val="yellow"/>
        </w:rPr>
        <w:t>64%</w:t>
      </w:r>
      <w:r w:rsidRPr="00B359E8">
        <w:rPr>
          <w:rFonts w:asciiTheme="majorBidi" w:hAnsiTheme="majorBidi" w:cstheme="majorBidi"/>
          <w:highlight w:val="yellow"/>
        </w:rPr>
        <w:t xml:space="preserve">, with sensitivity of </w:t>
      </w:r>
      <w:r w:rsidRPr="00B359E8">
        <w:rPr>
          <w:rFonts w:asciiTheme="majorBidi" w:hAnsiTheme="majorBidi" w:cstheme="majorBidi"/>
          <w:b/>
          <w:bCs/>
          <w:highlight w:val="yellow"/>
        </w:rPr>
        <w:t>80%</w:t>
      </w:r>
      <w:r w:rsidRPr="00B359E8">
        <w:rPr>
          <w:rFonts w:asciiTheme="majorBidi" w:hAnsiTheme="majorBidi" w:cstheme="majorBidi"/>
          <w:highlight w:val="yellow"/>
        </w:rPr>
        <w:t xml:space="preserve">, specificity of </w:t>
      </w:r>
      <w:r w:rsidRPr="00B359E8">
        <w:rPr>
          <w:rFonts w:asciiTheme="majorBidi" w:hAnsiTheme="majorBidi" w:cstheme="majorBidi"/>
          <w:b/>
          <w:bCs/>
          <w:highlight w:val="yellow"/>
        </w:rPr>
        <w:t>48%</w:t>
      </w:r>
      <w:r w:rsidRPr="00B359E8">
        <w:rPr>
          <w:rFonts w:asciiTheme="majorBidi" w:hAnsiTheme="majorBidi" w:cstheme="majorBidi"/>
          <w:highlight w:val="yellow"/>
        </w:rPr>
        <w:t xml:space="preserve">, and a </w:t>
      </w:r>
      <w:r w:rsidR="00F95353">
        <w:rPr>
          <w:rFonts w:asciiTheme="majorBidi" w:hAnsiTheme="majorBidi" w:cstheme="majorBidi"/>
          <w:highlight w:val="yellow"/>
        </w:rPr>
        <w:t>F1</w:t>
      </w:r>
      <w:r w:rsidRPr="00B359E8">
        <w:rPr>
          <w:rFonts w:asciiTheme="majorBidi" w:hAnsiTheme="majorBidi" w:cstheme="majorBidi"/>
          <w:highlight w:val="yellow"/>
        </w:rPr>
        <w:t xml:space="preserve"> score of </w:t>
      </w:r>
      <w:r w:rsidR="00F95353">
        <w:rPr>
          <w:rFonts w:asciiTheme="majorBidi" w:hAnsiTheme="majorBidi" w:cstheme="majorBidi"/>
          <w:b/>
          <w:bCs/>
          <w:highlight w:val="yellow"/>
        </w:rPr>
        <w:t>0.6</w:t>
      </w:r>
      <w:r w:rsidRPr="00B359E8">
        <w:rPr>
          <w:rFonts w:asciiTheme="majorBidi" w:hAnsiTheme="majorBidi" w:cstheme="majorBidi"/>
          <w:b/>
          <w:bCs/>
          <w:highlight w:val="yellow"/>
        </w:rPr>
        <w:t>9</w:t>
      </w:r>
      <w:r w:rsidRPr="00B359E8">
        <w:rPr>
          <w:rFonts w:asciiTheme="majorBidi" w:hAnsiTheme="majorBidi" w:cstheme="majorBidi"/>
          <w:highlight w:val="yellow"/>
        </w:rPr>
        <w:t>This indicates a strong ability to detect severe cases, although the model showed limitations in differentiating mild injuries.</w:t>
      </w:r>
      <w:r w:rsidR="005135E4" w:rsidRPr="005135E4">
        <w:rPr>
          <w:rFonts w:asciiTheme="majorBidi" w:hAnsiTheme="majorBidi" w:cstheme="majorBidi"/>
        </w:rPr>
        <w:t xml:space="preserve"> The model achieved a </w:t>
      </w:r>
      <w:r w:rsidR="00F95353">
        <w:rPr>
          <w:rFonts w:asciiTheme="majorBidi" w:hAnsiTheme="majorBidi" w:cstheme="majorBidi"/>
        </w:rPr>
        <w:t>F1</w:t>
      </w:r>
      <w:r w:rsidR="005135E4" w:rsidRPr="005135E4">
        <w:rPr>
          <w:rFonts w:asciiTheme="majorBidi" w:hAnsiTheme="majorBidi" w:cstheme="majorBidi"/>
        </w:rPr>
        <w:t xml:space="preserve"> score of </w:t>
      </w:r>
      <w:r w:rsidR="00F95353">
        <w:rPr>
          <w:rFonts w:asciiTheme="majorBidi" w:hAnsiTheme="majorBidi" w:cstheme="majorBidi"/>
        </w:rPr>
        <w:t xml:space="preserve">0.69, </w:t>
      </w:r>
      <w:r w:rsidR="005135E4" w:rsidRPr="005135E4">
        <w:rPr>
          <w:rFonts w:asciiTheme="majorBidi" w:hAnsiTheme="majorBidi" w:cstheme="majorBidi"/>
        </w:rPr>
        <w:t>reflecting its overall balance between precision and recall in identifying severe injuries</w:t>
      </w:r>
      <w:r w:rsidR="00A7793D" w:rsidRPr="00740968">
        <w:rPr>
          <w:rFonts w:asciiTheme="majorBidi" w:hAnsiTheme="majorBidi" w:cstheme="majorBidi"/>
        </w:rPr>
        <w:t>.</w:t>
      </w:r>
      <w:r w:rsidR="007A623A" w:rsidRPr="00740968">
        <w:rPr>
          <w:rFonts w:asciiTheme="majorBidi" w:hAnsiTheme="majorBidi" w:cstheme="majorBidi"/>
        </w:rPr>
        <w:t xml:space="preserve"> </w:t>
      </w:r>
    </w:p>
    <w:p w14:paraId="39098A97" w14:textId="77777777" w:rsidR="00AC10EF" w:rsidRPr="00740968" w:rsidDel="009E6705" w:rsidRDefault="00AC10EF" w:rsidP="00AC10EF">
      <w:pPr>
        <w:spacing w:line="360" w:lineRule="auto"/>
        <w:rPr>
          <w:del w:id="7" w:author="reza samiee" w:date="2025-06-06T13:42:00Z" w16du:dateUtc="2025-06-06T10:12:00Z"/>
          <w:rStyle w:val="normaltextrun"/>
          <w:rFonts w:asciiTheme="majorBidi" w:hAnsiTheme="majorBidi" w:cstheme="majorBidi"/>
          <w:color w:val="000000" w:themeColor="text1"/>
          <w:sz w:val="16"/>
          <w:szCs w:val="16"/>
          <w:shd w:val="clear" w:color="auto" w:fill="FFFFFF"/>
        </w:rPr>
      </w:pPr>
    </w:p>
    <w:p w14:paraId="206DB935" w14:textId="0E82B3A3" w:rsidR="00A43189" w:rsidRPr="00740968" w:rsidDel="009E6705" w:rsidRDefault="00B359E8" w:rsidP="00AC10EF">
      <w:pPr>
        <w:spacing w:line="360" w:lineRule="auto"/>
        <w:rPr>
          <w:del w:id="8" w:author="reza samiee" w:date="2025-06-06T13:42:00Z" w16du:dateUtc="2025-06-06T10:12:00Z"/>
          <w:rFonts w:asciiTheme="majorBidi" w:hAnsiTheme="majorBidi" w:cstheme="majorBidi"/>
        </w:rPr>
      </w:pPr>
      <w:r w:rsidRPr="00B359E8">
        <w:rPr>
          <w:rFonts w:asciiTheme="majorBidi" w:hAnsiTheme="majorBidi" w:cstheme="majorBidi"/>
          <w:b/>
          <w:bCs/>
        </w:rPr>
        <w:t xml:space="preserve">Table 1. Performance of the </w:t>
      </w:r>
      <w:r w:rsidR="00A2622A">
        <w:rPr>
          <w:rFonts w:asciiTheme="majorBidi" w:hAnsiTheme="majorBidi" w:cstheme="majorBidi"/>
          <w:b/>
          <w:bCs/>
        </w:rPr>
        <w:t>severity estimation</w:t>
      </w:r>
      <w:r w:rsidRPr="00B359E8">
        <w:rPr>
          <w:rFonts w:asciiTheme="majorBidi" w:hAnsiTheme="majorBidi" w:cstheme="majorBidi"/>
          <w:b/>
          <w:bCs/>
        </w:rPr>
        <w:t xml:space="preserve"> model compared with prior studies</w:t>
      </w:r>
    </w:p>
    <w:tbl>
      <w:tblPr>
        <w:tblStyle w:val="TableGrid"/>
        <w:tblW w:w="0" w:type="auto"/>
        <w:tblLook w:val="04A0" w:firstRow="1" w:lastRow="0" w:firstColumn="1" w:lastColumn="0" w:noHBand="0" w:noVBand="1"/>
      </w:tblPr>
      <w:tblGrid>
        <w:gridCol w:w="2065"/>
        <w:gridCol w:w="1222"/>
        <w:gridCol w:w="1568"/>
        <w:gridCol w:w="1530"/>
        <w:gridCol w:w="1502"/>
        <w:gridCol w:w="1463"/>
      </w:tblGrid>
      <w:tr w:rsidR="00AF2632" w14:paraId="6F2D3B54" w14:textId="77777777" w:rsidTr="0044744D">
        <w:tc>
          <w:tcPr>
            <w:tcW w:w="2065" w:type="dxa"/>
          </w:tcPr>
          <w:p w14:paraId="0065FB10" w14:textId="578A83E3" w:rsidR="00AF2632" w:rsidRDefault="00AF2632" w:rsidP="00AC10EF">
            <w:pPr>
              <w:spacing w:line="360" w:lineRule="auto"/>
              <w:rPr>
                <w:rFonts w:asciiTheme="majorBidi" w:hAnsiTheme="majorBidi" w:cstheme="majorBidi"/>
              </w:rPr>
            </w:pPr>
          </w:p>
        </w:tc>
        <w:tc>
          <w:tcPr>
            <w:tcW w:w="1222" w:type="dxa"/>
          </w:tcPr>
          <w:p w14:paraId="635D4F08" w14:textId="66D2C452" w:rsidR="00AF2632" w:rsidRDefault="00AF2632" w:rsidP="00C927B4">
            <w:pPr>
              <w:spacing w:line="360" w:lineRule="auto"/>
              <w:jc w:val="center"/>
              <w:rPr>
                <w:rFonts w:asciiTheme="majorBidi" w:hAnsiTheme="majorBidi" w:cstheme="majorBidi"/>
              </w:rPr>
            </w:pPr>
            <w:r>
              <w:rPr>
                <w:rFonts w:asciiTheme="majorBidi" w:hAnsiTheme="majorBidi" w:cstheme="majorBidi"/>
              </w:rPr>
              <w:t>A</w:t>
            </w:r>
            <w:r>
              <w:t>ccuracy</w:t>
            </w:r>
          </w:p>
        </w:tc>
        <w:tc>
          <w:tcPr>
            <w:tcW w:w="1568" w:type="dxa"/>
          </w:tcPr>
          <w:p w14:paraId="0DADC4EC" w14:textId="1F15B871" w:rsidR="00AF2632" w:rsidRDefault="00AF2632" w:rsidP="00C927B4">
            <w:pPr>
              <w:spacing w:line="360" w:lineRule="auto"/>
              <w:jc w:val="center"/>
              <w:rPr>
                <w:rFonts w:asciiTheme="majorBidi" w:hAnsiTheme="majorBidi" w:cstheme="majorBidi"/>
              </w:rPr>
            </w:pPr>
            <w:r>
              <w:rPr>
                <w:rFonts w:asciiTheme="majorBidi" w:hAnsiTheme="majorBidi" w:cstheme="majorBidi"/>
              </w:rPr>
              <w:t>S</w:t>
            </w:r>
            <w:r>
              <w:t>ensitivity</w:t>
            </w:r>
          </w:p>
        </w:tc>
        <w:tc>
          <w:tcPr>
            <w:tcW w:w="1530" w:type="dxa"/>
          </w:tcPr>
          <w:p w14:paraId="5E683985" w14:textId="1A681AFA" w:rsidR="00AF2632" w:rsidRDefault="00AF2632" w:rsidP="00C927B4">
            <w:pPr>
              <w:spacing w:line="360" w:lineRule="auto"/>
              <w:jc w:val="center"/>
              <w:rPr>
                <w:rFonts w:asciiTheme="majorBidi" w:hAnsiTheme="majorBidi" w:cstheme="majorBidi"/>
              </w:rPr>
            </w:pPr>
            <w:r>
              <w:rPr>
                <w:rFonts w:asciiTheme="majorBidi" w:hAnsiTheme="majorBidi" w:cstheme="majorBidi"/>
              </w:rPr>
              <w:t>S</w:t>
            </w:r>
            <w:r>
              <w:t>pecificity</w:t>
            </w:r>
          </w:p>
        </w:tc>
        <w:tc>
          <w:tcPr>
            <w:tcW w:w="1502" w:type="dxa"/>
          </w:tcPr>
          <w:p w14:paraId="27EB343F" w14:textId="04DA0120" w:rsidR="00AF2632" w:rsidRDefault="00AF2632" w:rsidP="00C927B4">
            <w:pPr>
              <w:spacing w:line="360" w:lineRule="auto"/>
              <w:jc w:val="center"/>
              <w:rPr>
                <w:rFonts w:asciiTheme="majorBidi" w:hAnsiTheme="majorBidi" w:cstheme="majorBidi"/>
              </w:rPr>
            </w:pPr>
            <w:r>
              <w:rPr>
                <w:rFonts w:asciiTheme="majorBidi" w:hAnsiTheme="majorBidi" w:cstheme="majorBidi"/>
              </w:rPr>
              <w:t>Precision</w:t>
            </w:r>
          </w:p>
        </w:tc>
        <w:tc>
          <w:tcPr>
            <w:tcW w:w="1463" w:type="dxa"/>
          </w:tcPr>
          <w:p w14:paraId="5F738E76" w14:textId="32EA9A8E" w:rsidR="00AF2632" w:rsidRDefault="00AF2632" w:rsidP="00C927B4">
            <w:pPr>
              <w:spacing w:line="360" w:lineRule="auto"/>
              <w:jc w:val="center"/>
              <w:rPr>
                <w:rFonts w:asciiTheme="majorBidi" w:hAnsiTheme="majorBidi" w:cstheme="majorBidi"/>
              </w:rPr>
            </w:pPr>
            <w:r>
              <w:rPr>
                <w:rFonts w:asciiTheme="majorBidi" w:hAnsiTheme="majorBidi" w:cstheme="majorBidi"/>
              </w:rPr>
              <w:t>F</w:t>
            </w:r>
            <w:r>
              <w:t>1</w:t>
            </w:r>
            <w:r w:rsidR="00F95353">
              <w:t xml:space="preserve"> score</w:t>
            </w:r>
          </w:p>
        </w:tc>
      </w:tr>
      <w:tr w:rsidR="00AF2632" w14:paraId="65BD8693" w14:textId="77777777" w:rsidTr="0044744D">
        <w:tc>
          <w:tcPr>
            <w:tcW w:w="2065" w:type="dxa"/>
          </w:tcPr>
          <w:p w14:paraId="3549E606" w14:textId="5FA3C5D0" w:rsidR="00AF2632" w:rsidRDefault="00AF2632" w:rsidP="00C927B4">
            <w:pPr>
              <w:spacing w:line="360" w:lineRule="auto"/>
              <w:jc w:val="center"/>
              <w:rPr>
                <w:rFonts w:asciiTheme="majorBidi" w:hAnsiTheme="majorBidi" w:cstheme="majorBidi"/>
              </w:rPr>
            </w:pPr>
            <w:r>
              <w:rPr>
                <w:rFonts w:asciiTheme="majorBidi" w:hAnsiTheme="majorBidi" w:cstheme="majorBidi"/>
              </w:rPr>
              <w:t>Severity Estimation</w:t>
            </w:r>
          </w:p>
        </w:tc>
        <w:tc>
          <w:tcPr>
            <w:tcW w:w="1222" w:type="dxa"/>
          </w:tcPr>
          <w:p w14:paraId="6F0A4C38" w14:textId="6F3BB2F2" w:rsidR="00AF2632" w:rsidRDefault="00AF2632" w:rsidP="00C927B4">
            <w:pPr>
              <w:spacing w:line="360" w:lineRule="auto"/>
              <w:jc w:val="center"/>
              <w:rPr>
                <w:rFonts w:asciiTheme="majorBidi" w:hAnsiTheme="majorBidi" w:cstheme="majorBidi"/>
              </w:rPr>
            </w:pPr>
            <w:r>
              <w:rPr>
                <w:rFonts w:asciiTheme="majorBidi" w:hAnsiTheme="majorBidi" w:cstheme="majorBidi"/>
              </w:rPr>
              <w:t>64%</w:t>
            </w:r>
          </w:p>
        </w:tc>
        <w:tc>
          <w:tcPr>
            <w:tcW w:w="1568" w:type="dxa"/>
          </w:tcPr>
          <w:p w14:paraId="791AEA97" w14:textId="4539C4CD" w:rsidR="00AF2632" w:rsidRDefault="00AF2632" w:rsidP="00C927B4">
            <w:pPr>
              <w:spacing w:line="360" w:lineRule="auto"/>
              <w:jc w:val="center"/>
              <w:rPr>
                <w:rFonts w:asciiTheme="majorBidi" w:hAnsiTheme="majorBidi" w:cstheme="majorBidi"/>
              </w:rPr>
            </w:pPr>
            <w:r>
              <w:rPr>
                <w:rFonts w:asciiTheme="majorBidi" w:hAnsiTheme="majorBidi" w:cstheme="majorBidi"/>
              </w:rPr>
              <w:t>80%</w:t>
            </w:r>
          </w:p>
        </w:tc>
        <w:tc>
          <w:tcPr>
            <w:tcW w:w="1530" w:type="dxa"/>
          </w:tcPr>
          <w:p w14:paraId="18A69294" w14:textId="10B21B74" w:rsidR="00AF2632" w:rsidRDefault="00AF2632" w:rsidP="00C927B4">
            <w:pPr>
              <w:spacing w:line="360" w:lineRule="auto"/>
              <w:jc w:val="center"/>
              <w:rPr>
                <w:rFonts w:asciiTheme="majorBidi" w:hAnsiTheme="majorBidi" w:cstheme="majorBidi"/>
              </w:rPr>
            </w:pPr>
            <w:r>
              <w:rPr>
                <w:rFonts w:asciiTheme="majorBidi" w:hAnsiTheme="majorBidi" w:cstheme="majorBidi"/>
              </w:rPr>
              <w:t>48%</w:t>
            </w:r>
          </w:p>
        </w:tc>
        <w:tc>
          <w:tcPr>
            <w:tcW w:w="1502" w:type="dxa"/>
          </w:tcPr>
          <w:p w14:paraId="08F196E5" w14:textId="56701D6C" w:rsidR="00AF2632" w:rsidRDefault="00AF2632" w:rsidP="00C927B4">
            <w:pPr>
              <w:spacing w:line="360" w:lineRule="auto"/>
              <w:jc w:val="center"/>
              <w:rPr>
                <w:rFonts w:asciiTheme="majorBidi" w:hAnsiTheme="majorBidi" w:cstheme="majorBidi"/>
              </w:rPr>
            </w:pPr>
            <w:r>
              <w:rPr>
                <w:rFonts w:asciiTheme="majorBidi" w:hAnsiTheme="majorBidi" w:cstheme="majorBidi"/>
              </w:rPr>
              <w:t>39%</w:t>
            </w:r>
          </w:p>
        </w:tc>
        <w:tc>
          <w:tcPr>
            <w:tcW w:w="1463" w:type="dxa"/>
          </w:tcPr>
          <w:p w14:paraId="4951E4A6" w14:textId="39838893" w:rsidR="00AF2632" w:rsidRDefault="00AF2632" w:rsidP="00C927B4">
            <w:pPr>
              <w:spacing w:line="360" w:lineRule="auto"/>
              <w:jc w:val="center"/>
              <w:rPr>
                <w:rFonts w:asciiTheme="majorBidi" w:hAnsiTheme="majorBidi" w:cstheme="majorBidi"/>
              </w:rPr>
            </w:pPr>
            <w:r>
              <w:rPr>
                <w:rFonts w:asciiTheme="majorBidi" w:hAnsiTheme="majorBidi" w:cstheme="majorBidi"/>
              </w:rPr>
              <w:t>0.69</w:t>
            </w:r>
          </w:p>
        </w:tc>
      </w:tr>
      <w:tr w:rsidR="00AF2632" w14:paraId="53239FA6" w14:textId="77777777" w:rsidTr="0044744D">
        <w:tc>
          <w:tcPr>
            <w:tcW w:w="2065" w:type="dxa"/>
          </w:tcPr>
          <w:p w14:paraId="32E0A02D" w14:textId="10996137" w:rsidR="00AF2632" w:rsidRDefault="00AF2632" w:rsidP="00C927B4">
            <w:pPr>
              <w:spacing w:line="360" w:lineRule="auto"/>
              <w:jc w:val="center"/>
              <w:rPr>
                <w:rFonts w:asciiTheme="majorBidi" w:hAnsiTheme="majorBidi" w:cstheme="majorBidi"/>
              </w:rPr>
            </w:pPr>
            <w:proofErr w:type="spellStart"/>
            <w:r>
              <w:rPr>
                <w:rFonts w:asciiTheme="majorBidi" w:hAnsiTheme="majorBidi" w:cstheme="majorBidi"/>
              </w:rPr>
              <w:t>EfficientNet</w:t>
            </w:r>
            <w:proofErr w:type="spellEnd"/>
          </w:p>
        </w:tc>
        <w:tc>
          <w:tcPr>
            <w:tcW w:w="1222" w:type="dxa"/>
          </w:tcPr>
          <w:p w14:paraId="6E6DB1F7" w14:textId="4C12A27D" w:rsidR="00AF2632" w:rsidRDefault="00AF2632" w:rsidP="00C927B4">
            <w:pPr>
              <w:spacing w:line="360" w:lineRule="auto"/>
              <w:jc w:val="center"/>
              <w:rPr>
                <w:rFonts w:asciiTheme="majorBidi" w:hAnsiTheme="majorBidi" w:cstheme="majorBidi"/>
              </w:rPr>
            </w:pPr>
            <w:r>
              <w:rPr>
                <w:rFonts w:asciiTheme="majorBidi" w:hAnsiTheme="majorBidi" w:cstheme="majorBidi"/>
              </w:rPr>
              <w:t>54%</w:t>
            </w:r>
          </w:p>
        </w:tc>
        <w:tc>
          <w:tcPr>
            <w:tcW w:w="1568" w:type="dxa"/>
          </w:tcPr>
          <w:p w14:paraId="015145D9" w14:textId="149E5A7D" w:rsidR="00AF2632" w:rsidRDefault="00AF2632" w:rsidP="00C927B4">
            <w:pPr>
              <w:spacing w:line="360" w:lineRule="auto"/>
              <w:jc w:val="center"/>
              <w:rPr>
                <w:rFonts w:asciiTheme="majorBidi" w:hAnsiTheme="majorBidi" w:cstheme="majorBidi"/>
              </w:rPr>
            </w:pPr>
            <w:r>
              <w:rPr>
                <w:rFonts w:asciiTheme="majorBidi" w:hAnsiTheme="majorBidi" w:cstheme="majorBidi"/>
              </w:rPr>
              <w:t>44%</w:t>
            </w:r>
          </w:p>
        </w:tc>
        <w:tc>
          <w:tcPr>
            <w:tcW w:w="1530" w:type="dxa"/>
          </w:tcPr>
          <w:p w14:paraId="25F145B7" w14:textId="0C4A0ACC" w:rsidR="00AF2632" w:rsidRDefault="00AF2632" w:rsidP="00C927B4">
            <w:pPr>
              <w:spacing w:line="360" w:lineRule="auto"/>
              <w:jc w:val="center"/>
              <w:rPr>
                <w:rFonts w:asciiTheme="majorBidi" w:hAnsiTheme="majorBidi" w:cstheme="majorBidi"/>
              </w:rPr>
            </w:pPr>
            <w:r>
              <w:rPr>
                <w:rFonts w:asciiTheme="majorBidi" w:hAnsiTheme="majorBidi" w:cstheme="majorBidi"/>
              </w:rPr>
              <w:t>64%</w:t>
            </w:r>
          </w:p>
        </w:tc>
        <w:tc>
          <w:tcPr>
            <w:tcW w:w="1502" w:type="dxa"/>
          </w:tcPr>
          <w:p w14:paraId="412B8CB3" w14:textId="2B90F0EE" w:rsidR="00AF2632" w:rsidRDefault="00AF2632" w:rsidP="00C927B4">
            <w:pPr>
              <w:spacing w:line="360" w:lineRule="auto"/>
              <w:jc w:val="center"/>
              <w:rPr>
                <w:rFonts w:asciiTheme="majorBidi" w:hAnsiTheme="majorBidi" w:cstheme="majorBidi"/>
              </w:rPr>
            </w:pPr>
            <w:r>
              <w:rPr>
                <w:rFonts w:asciiTheme="majorBidi" w:hAnsiTheme="majorBidi" w:cstheme="majorBidi"/>
              </w:rPr>
              <w:t>55%</w:t>
            </w:r>
          </w:p>
        </w:tc>
        <w:tc>
          <w:tcPr>
            <w:tcW w:w="1463" w:type="dxa"/>
          </w:tcPr>
          <w:p w14:paraId="340C3395" w14:textId="0E86D487" w:rsidR="00AF2632" w:rsidRDefault="00AF2632" w:rsidP="00C927B4">
            <w:pPr>
              <w:spacing w:line="360" w:lineRule="auto"/>
              <w:jc w:val="center"/>
              <w:rPr>
                <w:rFonts w:asciiTheme="majorBidi" w:hAnsiTheme="majorBidi" w:cstheme="majorBidi"/>
              </w:rPr>
            </w:pPr>
            <w:r>
              <w:rPr>
                <w:rFonts w:asciiTheme="majorBidi" w:hAnsiTheme="majorBidi" w:cstheme="majorBidi"/>
              </w:rPr>
              <w:t>0.4</w:t>
            </w:r>
            <w:r w:rsidR="004E3AAA">
              <w:rPr>
                <w:rFonts w:asciiTheme="majorBidi" w:hAnsiTheme="majorBidi" w:cstheme="majorBidi"/>
              </w:rPr>
              <w:t>9</w:t>
            </w:r>
          </w:p>
        </w:tc>
      </w:tr>
      <w:tr w:rsidR="00AF2632" w14:paraId="26513CD7" w14:textId="77777777" w:rsidTr="0044744D">
        <w:tc>
          <w:tcPr>
            <w:tcW w:w="2065" w:type="dxa"/>
          </w:tcPr>
          <w:p w14:paraId="18B09490" w14:textId="0364B250" w:rsidR="00AF2632" w:rsidRDefault="00AF2632" w:rsidP="00C927B4">
            <w:pPr>
              <w:spacing w:line="360" w:lineRule="auto"/>
              <w:jc w:val="center"/>
              <w:rPr>
                <w:rFonts w:asciiTheme="majorBidi" w:hAnsiTheme="majorBidi" w:cstheme="majorBidi"/>
              </w:rPr>
            </w:pPr>
            <w:proofErr w:type="spellStart"/>
            <w:r>
              <w:rPr>
                <w:rFonts w:asciiTheme="majorBidi" w:hAnsiTheme="majorBidi" w:cstheme="majorBidi"/>
              </w:rPr>
              <w:t>GoogLeNet</w:t>
            </w:r>
            <w:proofErr w:type="spellEnd"/>
          </w:p>
        </w:tc>
        <w:tc>
          <w:tcPr>
            <w:tcW w:w="1222" w:type="dxa"/>
          </w:tcPr>
          <w:p w14:paraId="49400DA9" w14:textId="302ED3DB" w:rsidR="00AF2632" w:rsidRDefault="004E3AAA" w:rsidP="00C927B4">
            <w:pPr>
              <w:spacing w:line="360" w:lineRule="auto"/>
              <w:jc w:val="center"/>
              <w:rPr>
                <w:rFonts w:asciiTheme="majorBidi" w:hAnsiTheme="majorBidi" w:cstheme="majorBidi"/>
              </w:rPr>
            </w:pPr>
            <w:r>
              <w:rPr>
                <w:rFonts w:asciiTheme="majorBidi" w:hAnsiTheme="majorBidi" w:cstheme="majorBidi"/>
              </w:rPr>
              <w:t>58%</w:t>
            </w:r>
          </w:p>
        </w:tc>
        <w:tc>
          <w:tcPr>
            <w:tcW w:w="1568" w:type="dxa"/>
          </w:tcPr>
          <w:p w14:paraId="3958F2D2" w14:textId="2449DC16" w:rsidR="00AF2632" w:rsidRDefault="004E3AAA" w:rsidP="00C927B4">
            <w:pPr>
              <w:spacing w:line="360" w:lineRule="auto"/>
              <w:jc w:val="center"/>
              <w:rPr>
                <w:rFonts w:asciiTheme="majorBidi" w:hAnsiTheme="majorBidi" w:cstheme="majorBidi"/>
              </w:rPr>
            </w:pPr>
            <w:r>
              <w:rPr>
                <w:rFonts w:asciiTheme="majorBidi" w:hAnsiTheme="majorBidi" w:cstheme="majorBidi"/>
              </w:rPr>
              <w:t>64%</w:t>
            </w:r>
          </w:p>
        </w:tc>
        <w:tc>
          <w:tcPr>
            <w:tcW w:w="1530" w:type="dxa"/>
          </w:tcPr>
          <w:p w14:paraId="246847BE" w14:textId="180B3CB0" w:rsidR="00AF2632" w:rsidRDefault="004E3AAA" w:rsidP="00C927B4">
            <w:pPr>
              <w:spacing w:line="360" w:lineRule="auto"/>
              <w:jc w:val="center"/>
              <w:rPr>
                <w:rFonts w:asciiTheme="majorBidi" w:hAnsiTheme="majorBidi" w:cstheme="majorBidi"/>
              </w:rPr>
            </w:pPr>
            <w:r>
              <w:rPr>
                <w:rFonts w:asciiTheme="majorBidi" w:hAnsiTheme="majorBidi" w:cstheme="majorBidi"/>
              </w:rPr>
              <w:t>52%</w:t>
            </w:r>
          </w:p>
        </w:tc>
        <w:tc>
          <w:tcPr>
            <w:tcW w:w="1502" w:type="dxa"/>
          </w:tcPr>
          <w:p w14:paraId="202E2F86" w14:textId="4370A8BD" w:rsidR="00AF2632" w:rsidRDefault="004E3AAA" w:rsidP="00C927B4">
            <w:pPr>
              <w:spacing w:line="360" w:lineRule="auto"/>
              <w:jc w:val="center"/>
              <w:rPr>
                <w:rFonts w:asciiTheme="majorBidi" w:hAnsiTheme="majorBidi" w:cstheme="majorBidi"/>
              </w:rPr>
            </w:pPr>
            <w:r>
              <w:rPr>
                <w:rFonts w:asciiTheme="majorBidi" w:hAnsiTheme="majorBidi" w:cstheme="majorBidi"/>
              </w:rPr>
              <w:t>57%</w:t>
            </w:r>
          </w:p>
        </w:tc>
        <w:tc>
          <w:tcPr>
            <w:tcW w:w="1463" w:type="dxa"/>
          </w:tcPr>
          <w:p w14:paraId="4F951B9D" w14:textId="6593F584" w:rsidR="00AF2632" w:rsidRDefault="004E3AAA" w:rsidP="00C927B4">
            <w:pPr>
              <w:spacing w:line="360" w:lineRule="auto"/>
              <w:jc w:val="center"/>
              <w:rPr>
                <w:rFonts w:asciiTheme="majorBidi" w:hAnsiTheme="majorBidi" w:cstheme="majorBidi"/>
              </w:rPr>
            </w:pPr>
            <w:r>
              <w:rPr>
                <w:rFonts w:asciiTheme="majorBidi" w:hAnsiTheme="majorBidi" w:cstheme="majorBidi"/>
              </w:rPr>
              <w:t>0.60</w:t>
            </w:r>
          </w:p>
        </w:tc>
      </w:tr>
      <w:tr w:rsidR="00AF2632" w14:paraId="0B716ABC" w14:textId="77777777" w:rsidTr="0044744D">
        <w:tc>
          <w:tcPr>
            <w:tcW w:w="2065" w:type="dxa"/>
          </w:tcPr>
          <w:p w14:paraId="3E366223" w14:textId="3BAEC00F" w:rsidR="00AF2632" w:rsidRDefault="00AF2632" w:rsidP="00AF2632">
            <w:pPr>
              <w:spacing w:line="360" w:lineRule="auto"/>
              <w:jc w:val="center"/>
              <w:rPr>
                <w:rFonts w:asciiTheme="majorBidi" w:hAnsiTheme="majorBidi" w:cstheme="majorBidi"/>
              </w:rPr>
            </w:pPr>
            <w:r>
              <w:rPr>
                <w:rFonts w:asciiTheme="majorBidi" w:hAnsiTheme="majorBidi" w:cstheme="majorBidi"/>
              </w:rPr>
              <w:t>ResNet18</w:t>
            </w:r>
          </w:p>
        </w:tc>
        <w:tc>
          <w:tcPr>
            <w:tcW w:w="1222" w:type="dxa"/>
          </w:tcPr>
          <w:p w14:paraId="475FA4C4" w14:textId="4AB28ACB" w:rsidR="00AF2632" w:rsidRDefault="00064A60" w:rsidP="00064A60">
            <w:pPr>
              <w:bidi/>
              <w:spacing w:line="360" w:lineRule="auto"/>
              <w:jc w:val="center"/>
              <w:rPr>
                <w:rFonts w:asciiTheme="majorBidi" w:hAnsiTheme="majorBidi" w:cstheme="majorBidi"/>
              </w:rPr>
            </w:pPr>
            <w:r>
              <w:rPr>
                <w:rFonts w:asciiTheme="majorBidi" w:hAnsiTheme="majorBidi" w:cstheme="majorBidi"/>
              </w:rPr>
              <w:t>68%</w:t>
            </w:r>
          </w:p>
        </w:tc>
        <w:tc>
          <w:tcPr>
            <w:tcW w:w="1568" w:type="dxa"/>
          </w:tcPr>
          <w:p w14:paraId="3B40DB0E" w14:textId="2BE0A02C" w:rsidR="00AF2632" w:rsidRDefault="00064A60" w:rsidP="00C927B4">
            <w:pPr>
              <w:spacing w:line="360" w:lineRule="auto"/>
              <w:jc w:val="center"/>
              <w:rPr>
                <w:rFonts w:asciiTheme="majorBidi" w:hAnsiTheme="majorBidi" w:cstheme="majorBidi"/>
              </w:rPr>
            </w:pPr>
            <w:r>
              <w:rPr>
                <w:rFonts w:asciiTheme="majorBidi" w:hAnsiTheme="majorBidi" w:cstheme="majorBidi"/>
              </w:rPr>
              <w:t>76%</w:t>
            </w:r>
          </w:p>
        </w:tc>
        <w:tc>
          <w:tcPr>
            <w:tcW w:w="1530" w:type="dxa"/>
          </w:tcPr>
          <w:p w14:paraId="4220787C" w14:textId="56C2ABE9" w:rsidR="00AF2632" w:rsidRDefault="00064A60" w:rsidP="00C927B4">
            <w:pPr>
              <w:spacing w:line="360" w:lineRule="auto"/>
              <w:jc w:val="center"/>
              <w:rPr>
                <w:rFonts w:asciiTheme="majorBidi" w:hAnsiTheme="majorBidi" w:cstheme="majorBidi"/>
              </w:rPr>
            </w:pPr>
            <w:r>
              <w:rPr>
                <w:rFonts w:asciiTheme="majorBidi" w:hAnsiTheme="majorBidi" w:cstheme="majorBidi"/>
              </w:rPr>
              <w:t>60%</w:t>
            </w:r>
          </w:p>
        </w:tc>
        <w:tc>
          <w:tcPr>
            <w:tcW w:w="1502" w:type="dxa"/>
          </w:tcPr>
          <w:p w14:paraId="4336ACF8" w14:textId="3975F0D7" w:rsidR="00AF2632" w:rsidRDefault="00064A60" w:rsidP="00C927B4">
            <w:pPr>
              <w:spacing w:line="360" w:lineRule="auto"/>
              <w:jc w:val="center"/>
              <w:rPr>
                <w:rFonts w:asciiTheme="majorBidi" w:hAnsiTheme="majorBidi" w:cstheme="majorBidi"/>
              </w:rPr>
            </w:pPr>
            <w:r>
              <w:rPr>
                <w:rFonts w:asciiTheme="majorBidi" w:hAnsiTheme="majorBidi" w:cstheme="majorBidi"/>
              </w:rPr>
              <w:t>65%</w:t>
            </w:r>
          </w:p>
        </w:tc>
        <w:tc>
          <w:tcPr>
            <w:tcW w:w="1463" w:type="dxa"/>
          </w:tcPr>
          <w:p w14:paraId="72BB0310" w14:textId="5625DB9D" w:rsidR="00AF2632" w:rsidRDefault="00064A60" w:rsidP="00C927B4">
            <w:pPr>
              <w:spacing w:line="360" w:lineRule="auto"/>
              <w:jc w:val="center"/>
              <w:rPr>
                <w:rFonts w:asciiTheme="majorBidi" w:hAnsiTheme="majorBidi" w:cstheme="majorBidi"/>
              </w:rPr>
            </w:pPr>
            <w:r>
              <w:rPr>
                <w:rFonts w:asciiTheme="majorBidi" w:hAnsiTheme="majorBidi" w:cstheme="majorBidi" w:hint="cs"/>
                <w:rtl/>
              </w:rPr>
              <w:t>0.70</w:t>
            </w:r>
          </w:p>
        </w:tc>
      </w:tr>
      <w:tr w:rsidR="00AF2632" w14:paraId="026ECFB7" w14:textId="77777777" w:rsidTr="0044744D">
        <w:tc>
          <w:tcPr>
            <w:tcW w:w="2065" w:type="dxa"/>
          </w:tcPr>
          <w:p w14:paraId="2425C886" w14:textId="4215C952" w:rsidR="00AF2632" w:rsidRDefault="00AF2632" w:rsidP="00C927B4">
            <w:pPr>
              <w:spacing w:line="360" w:lineRule="auto"/>
              <w:jc w:val="center"/>
              <w:rPr>
                <w:rFonts w:asciiTheme="majorBidi" w:hAnsiTheme="majorBidi" w:cstheme="majorBidi"/>
              </w:rPr>
            </w:pPr>
            <w:r>
              <w:rPr>
                <w:rFonts w:asciiTheme="majorBidi" w:hAnsiTheme="majorBidi" w:cstheme="majorBidi"/>
              </w:rPr>
              <w:t>VGG16</w:t>
            </w:r>
          </w:p>
        </w:tc>
        <w:tc>
          <w:tcPr>
            <w:tcW w:w="1222" w:type="dxa"/>
          </w:tcPr>
          <w:p w14:paraId="588A831C" w14:textId="5006D8C8" w:rsidR="00AF2632" w:rsidRDefault="00064A60" w:rsidP="00C927B4">
            <w:pPr>
              <w:spacing w:line="360" w:lineRule="auto"/>
              <w:jc w:val="center"/>
              <w:rPr>
                <w:rFonts w:asciiTheme="majorBidi" w:hAnsiTheme="majorBidi" w:cstheme="majorBidi"/>
              </w:rPr>
            </w:pPr>
            <w:r>
              <w:rPr>
                <w:rFonts w:asciiTheme="majorBidi" w:hAnsiTheme="majorBidi" w:cstheme="majorBidi"/>
              </w:rPr>
              <w:t>58%</w:t>
            </w:r>
          </w:p>
        </w:tc>
        <w:tc>
          <w:tcPr>
            <w:tcW w:w="1568" w:type="dxa"/>
          </w:tcPr>
          <w:p w14:paraId="54D4BF7C" w14:textId="6B4F4FD9" w:rsidR="00AF2632" w:rsidRDefault="00064A60" w:rsidP="00C927B4">
            <w:pPr>
              <w:spacing w:line="360" w:lineRule="auto"/>
              <w:jc w:val="center"/>
              <w:rPr>
                <w:rFonts w:asciiTheme="majorBidi" w:hAnsiTheme="majorBidi" w:cstheme="majorBidi"/>
              </w:rPr>
            </w:pPr>
            <w:r>
              <w:rPr>
                <w:rFonts w:asciiTheme="majorBidi" w:hAnsiTheme="majorBidi" w:cstheme="majorBidi"/>
              </w:rPr>
              <w:t>92%</w:t>
            </w:r>
          </w:p>
        </w:tc>
        <w:tc>
          <w:tcPr>
            <w:tcW w:w="1530" w:type="dxa"/>
          </w:tcPr>
          <w:p w14:paraId="00C2CA9F" w14:textId="4CBA4721" w:rsidR="00AF2632" w:rsidRDefault="00064A60" w:rsidP="00C927B4">
            <w:pPr>
              <w:spacing w:line="360" w:lineRule="auto"/>
              <w:jc w:val="center"/>
              <w:rPr>
                <w:rFonts w:asciiTheme="majorBidi" w:hAnsiTheme="majorBidi" w:cstheme="majorBidi"/>
              </w:rPr>
            </w:pPr>
            <w:r>
              <w:rPr>
                <w:rFonts w:asciiTheme="majorBidi" w:hAnsiTheme="majorBidi" w:cstheme="majorBidi"/>
              </w:rPr>
              <w:t>24%</w:t>
            </w:r>
          </w:p>
        </w:tc>
        <w:tc>
          <w:tcPr>
            <w:tcW w:w="1502" w:type="dxa"/>
          </w:tcPr>
          <w:p w14:paraId="5ECDEFF8" w14:textId="5F93C316" w:rsidR="00AF2632" w:rsidRDefault="00064A60" w:rsidP="00C927B4">
            <w:pPr>
              <w:spacing w:line="360" w:lineRule="auto"/>
              <w:jc w:val="center"/>
              <w:rPr>
                <w:rFonts w:asciiTheme="majorBidi" w:hAnsiTheme="majorBidi" w:cstheme="majorBidi"/>
              </w:rPr>
            </w:pPr>
            <w:r>
              <w:rPr>
                <w:rFonts w:asciiTheme="majorBidi" w:hAnsiTheme="majorBidi" w:cstheme="majorBidi"/>
              </w:rPr>
              <w:t>55%</w:t>
            </w:r>
          </w:p>
        </w:tc>
        <w:tc>
          <w:tcPr>
            <w:tcW w:w="1463" w:type="dxa"/>
          </w:tcPr>
          <w:p w14:paraId="4BE3EFAE" w14:textId="45F5282B" w:rsidR="00AF2632" w:rsidRDefault="00064A60" w:rsidP="00C927B4">
            <w:pPr>
              <w:spacing w:line="360" w:lineRule="auto"/>
              <w:jc w:val="center"/>
              <w:rPr>
                <w:rFonts w:asciiTheme="majorBidi" w:hAnsiTheme="majorBidi" w:cstheme="majorBidi"/>
              </w:rPr>
            </w:pPr>
            <w:r>
              <w:rPr>
                <w:rFonts w:asciiTheme="majorBidi" w:hAnsiTheme="majorBidi" w:cstheme="majorBidi"/>
              </w:rPr>
              <w:t>0.68</w:t>
            </w:r>
          </w:p>
        </w:tc>
      </w:tr>
    </w:tbl>
    <w:p w14:paraId="55DDB8DD" w14:textId="77777777" w:rsidR="00A43189" w:rsidRPr="00740968" w:rsidDel="009E6705" w:rsidRDefault="00A43189" w:rsidP="00740968">
      <w:pPr>
        <w:spacing w:line="360" w:lineRule="auto"/>
        <w:jc w:val="both"/>
        <w:rPr>
          <w:del w:id="9" w:author="reza samiee" w:date="2025-06-06T13:42:00Z" w16du:dateUtc="2025-06-06T10:12:00Z"/>
          <w:rFonts w:asciiTheme="majorBidi" w:hAnsiTheme="majorBidi" w:cstheme="majorBidi"/>
        </w:rPr>
      </w:pPr>
    </w:p>
    <w:p w14:paraId="3F594BF0" w14:textId="77777777" w:rsidR="0094188F" w:rsidRPr="00740968" w:rsidRDefault="0094188F" w:rsidP="009E6705">
      <w:pPr>
        <w:spacing w:line="360" w:lineRule="auto"/>
        <w:jc w:val="both"/>
        <w:rPr>
          <w:rStyle w:val="normaltextrun"/>
          <w:rFonts w:asciiTheme="majorBidi" w:hAnsiTheme="majorBidi" w:cstheme="majorBidi"/>
          <w:color w:val="FF0000"/>
          <w:shd w:val="clear" w:color="auto" w:fill="FFFFFF"/>
        </w:rPr>
      </w:pPr>
    </w:p>
    <w:p w14:paraId="7BBEEAC5" w14:textId="11D021C6" w:rsidR="00E7119D" w:rsidRPr="00740968" w:rsidRDefault="00963098" w:rsidP="00740968">
      <w:pPr>
        <w:pStyle w:val="ListParagraph"/>
        <w:numPr>
          <w:ilvl w:val="0"/>
          <w:numId w:val="7"/>
        </w:numPr>
        <w:spacing w:line="360" w:lineRule="auto"/>
        <w:jc w:val="both"/>
        <w:rPr>
          <w:rStyle w:val="eop"/>
          <w:rFonts w:asciiTheme="majorBidi" w:hAnsiTheme="majorBidi" w:cstheme="majorBidi"/>
          <w:b/>
          <w:bCs/>
          <w:shd w:val="clear" w:color="auto" w:fill="FFFFFF"/>
        </w:rPr>
      </w:pPr>
      <w:commentRangeStart w:id="10"/>
      <w:r w:rsidRPr="00740968">
        <w:rPr>
          <w:rStyle w:val="normaltextrun"/>
          <w:rFonts w:asciiTheme="majorBidi" w:hAnsiTheme="majorBidi" w:cstheme="majorBidi"/>
          <w:b/>
          <w:bCs/>
          <w:shd w:val="clear" w:color="auto" w:fill="FFFFFF"/>
        </w:rPr>
        <w:t>Surgeon Annotations</w:t>
      </w:r>
      <w:commentRangeEnd w:id="10"/>
      <w:r w:rsidR="006C4A21" w:rsidRPr="00740968">
        <w:rPr>
          <w:rStyle w:val="CommentReference"/>
          <w:rFonts w:asciiTheme="majorBidi" w:hAnsiTheme="majorBidi" w:cstheme="majorBidi"/>
        </w:rPr>
        <w:commentReference w:id="10"/>
      </w:r>
    </w:p>
    <w:p w14:paraId="18E924D2" w14:textId="77777777" w:rsidR="0050279C" w:rsidRDefault="00963098" w:rsidP="0050279C">
      <w:pPr>
        <w:spacing w:line="360" w:lineRule="auto"/>
        <w:jc w:val="both"/>
        <w:rPr>
          <w:rFonts w:asciiTheme="majorBidi" w:hAnsiTheme="majorBidi" w:cstheme="majorBidi"/>
        </w:rPr>
      </w:pPr>
      <w:r w:rsidRPr="00740968">
        <w:rPr>
          <w:rFonts w:asciiTheme="majorBidi" w:hAnsiTheme="majorBidi" w:cstheme="majorBidi"/>
        </w:rPr>
        <w:t xml:space="preserve">To establish a baseline for evaluating model performance against expert clinical judgment, two ophthalmic specialists </w:t>
      </w:r>
      <w:r w:rsidR="0050279C" w:rsidRPr="0050279C">
        <w:rPr>
          <w:rFonts w:asciiTheme="majorBidi" w:hAnsiTheme="majorBidi" w:cstheme="majorBidi"/>
        </w:rPr>
        <w:t>independently annotated a subset of the dataset using CT imaging alone</w:t>
      </w:r>
      <w:r w:rsidRPr="00740968">
        <w:rPr>
          <w:rFonts w:asciiTheme="majorBidi" w:hAnsiTheme="majorBidi" w:cstheme="majorBidi"/>
        </w:rPr>
        <w:t xml:space="preserve">. Both experts reviewed </w:t>
      </w:r>
      <w:r w:rsidRPr="00740968">
        <w:rPr>
          <w:rFonts w:asciiTheme="majorBidi" w:hAnsiTheme="majorBidi" w:cstheme="majorBidi"/>
        </w:rPr>
        <w:lastRenderedPageBreak/>
        <w:t>50 randomly selected samples and had access to all available imaging planes, including sagittal, coronal, and axial views.</w:t>
      </w:r>
    </w:p>
    <w:p w14:paraId="2EF857FD" w14:textId="7B312A4F" w:rsidR="0050279C" w:rsidRDefault="00963098" w:rsidP="0050279C">
      <w:pPr>
        <w:spacing w:line="360" w:lineRule="auto"/>
        <w:jc w:val="both"/>
        <w:rPr>
          <w:rFonts w:asciiTheme="majorBidi" w:hAnsiTheme="majorBidi" w:cstheme="majorBidi"/>
        </w:rPr>
      </w:pPr>
      <w:r w:rsidRPr="0050279C">
        <w:rPr>
          <w:rFonts w:asciiTheme="majorBidi" w:hAnsiTheme="majorBidi" w:cstheme="majorBidi"/>
          <w:highlight w:val="yellow"/>
        </w:rPr>
        <w:t xml:space="preserve">The first expert (FS) achieved an accuracy of 94.0% for binary injury detection and 56.5% for injury </w:t>
      </w:r>
      <w:r w:rsidR="008920D9">
        <w:rPr>
          <w:rFonts w:asciiTheme="majorBidi" w:hAnsiTheme="majorBidi" w:cstheme="majorBidi"/>
          <w:highlight w:val="yellow"/>
        </w:rPr>
        <w:t>severity estimation</w:t>
      </w:r>
      <w:r w:rsidRPr="0050279C">
        <w:rPr>
          <w:rFonts w:asciiTheme="majorBidi" w:hAnsiTheme="majorBidi" w:cstheme="majorBidi"/>
          <w:highlight w:val="yellow"/>
        </w:rPr>
        <w:t xml:space="preserve">. The second expert (SS) demonstrated </w:t>
      </w:r>
      <w:r w:rsidR="0050279C" w:rsidRPr="0050279C">
        <w:rPr>
          <w:rFonts w:asciiTheme="majorBidi" w:hAnsiTheme="majorBidi" w:cstheme="majorBidi"/>
          <w:highlight w:val="yellow"/>
        </w:rPr>
        <w:t>comparable accuracy for</w:t>
      </w:r>
      <w:r w:rsidRPr="0050279C">
        <w:rPr>
          <w:rFonts w:asciiTheme="majorBidi" w:hAnsiTheme="majorBidi" w:cstheme="majorBidi"/>
          <w:highlight w:val="yellow"/>
        </w:rPr>
        <w:t xml:space="preserve"> </w:t>
      </w:r>
      <w:r w:rsidR="0050279C" w:rsidRPr="0050279C">
        <w:rPr>
          <w:rFonts w:asciiTheme="majorBidi" w:hAnsiTheme="majorBidi" w:cstheme="majorBidi"/>
          <w:highlight w:val="yellow"/>
        </w:rPr>
        <w:t>fracture</w:t>
      </w:r>
      <w:r w:rsidRPr="0050279C">
        <w:rPr>
          <w:rFonts w:asciiTheme="majorBidi" w:hAnsiTheme="majorBidi" w:cstheme="majorBidi"/>
          <w:highlight w:val="yellow"/>
        </w:rPr>
        <w:t xml:space="preserve"> detection (94.0%) and slightly </w:t>
      </w:r>
      <w:r w:rsidR="0050279C" w:rsidRPr="0050279C">
        <w:rPr>
          <w:rFonts w:asciiTheme="majorBidi" w:hAnsiTheme="majorBidi" w:cstheme="majorBidi"/>
          <w:highlight w:val="yellow"/>
        </w:rPr>
        <w:t>higher</w:t>
      </w:r>
      <w:r w:rsidRPr="0050279C">
        <w:rPr>
          <w:rFonts w:asciiTheme="majorBidi" w:hAnsiTheme="majorBidi" w:cstheme="majorBidi"/>
          <w:highlight w:val="yellow"/>
        </w:rPr>
        <w:t xml:space="preserve"> accuracy </w:t>
      </w:r>
      <w:r w:rsidR="0050279C" w:rsidRPr="0050279C">
        <w:rPr>
          <w:rFonts w:asciiTheme="majorBidi" w:hAnsiTheme="majorBidi" w:cstheme="majorBidi"/>
          <w:highlight w:val="yellow"/>
        </w:rPr>
        <w:t>for</w:t>
      </w:r>
      <w:r w:rsidRPr="0050279C">
        <w:rPr>
          <w:rFonts w:asciiTheme="majorBidi" w:hAnsiTheme="majorBidi" w:cstheme="majorBidi"/>
          <w:highlight w:val="yellow"/>
        </w:rPr>
        <w:t xml:space="preserve"> </w:t>
      </w:r>
      <w:r w:rsidR="008920D9">
        <w:rPr>
          <w:rFonts w:asciiTheme="majorBidi" w:hAnsiTheme="majorBidi" w:cstheme="majorBidi"/>
          <w:highlight w:val="yellow"/>
        </w:rPr>
        <w:t>severity estimation</w:t>
      </w:r>
      <w:r w:rsidRPr="0050279C">
        <w:rPr>
          <w:rFonts w:asciiTheme="majorBidi" w:hAnsiTheme="majorBidi" w:cstheme="majorBidi"/>
          <w:highlight w:val="yellow"/>
        </w:rPr>
        <w:t xml:space="preserve"> </w:t>
      </w:r>
      <w:r w:rsidR="0050279C" w:rsidRPr="0050279C">
        <w:rPr>
          <w:rFonts w:asciiTheme="majorBidi" w:hAnsiTheme="majorBidi" w:cstheme="majorBidi"/>
          <w:highlight w:val="yellow"/>
        </w:rPr>
        <w:t>(</w:t>
      </w:r>
      <w:r w:rsidRPr="0050279C">
        <w:rPr>
          <w:rFonts w:asciiTheme="majorBidi" w:hAnsiTheme="majorBidi" w:cstheme="majorBidi"/>
          <w:highlight w:val="yellow"/>
        </w:rPr>
        <w:t>59.5%</w:t>
      </w:r>
      <w:r w:rsidR="0050279C" w:rsidRPr="0050279C">
        <w:rPr>
          <w:rFonts w:asciiTheme="majorBidi" w:hAnsiTheme="majorBidi" w:cstheme="majorBidi"/>
          <w:highlight w:val="yellow"/>
        </w:rPr>
        <w:t>)</w:t>
      </w:r>
      <w:r w:rsidRPr="0050279C">
        <w:rPr>
          <w:rFonts w:asciiTheme="majorBidi" w:hAnsiTheme="majorBidi" w:cstheme="majorBidi"/>
          <w:highlight w:val="yellow"/>
        </w:rPr>
        <w:t>.</w:t>
      </w:r>
      <w:r w:rsidR="004C011D" w:rsidRPr="00740968">
        <w:rPr>
          <w:rFonts w:asciiTheme="majorBidi" w:hAnsiTheme="majorBidi" w:cstheme="majorBidi"/>
        </w:rPr>
        <w:t xml:space="preserve"> </w:t>
      </w:r>
    </w:p>
    <w:p w14:paraId="1D5375D8" w14:textId="77777777" w:rsidR="0050279C" w:rsidRDefault="00963098" w:rsidP="0050279C">
      <w:pPr>
        <w:spacing w:line="360" w:lineRule="auto"/>
        <w:jc w:val="both"/>
        <w:rPr>
          <w:rFonts w:asciiTheme="majorBidi" w:hAnsiTheme="majorBidi" w:cstheme="majorBidi"/>
          <w:highlight w:val="yellow"/>
        </w:rPr>
      </w:pPr>
      <w:r w:rsidRPr="00740968">
        <w:rPr>
          <w:rFonts w:asciiTheme="majorBidi" w:hAnsiTheme="majorBidi" w:cstheme="majorBidi"/>
        </w:rPr>
        <w:t xml:space="preserve">The results indicate that while experienced clinicians are highly reliable in detecting the presence of orbital injuries, determining the severity of such injuries </w:t>
      </w:r>
      <w:r w:rsidR="0050279C" w:rsidRPr="0050279C">
        <w:rPr>
          <w:rFonts w:asciiTheme="majorBidi" w:hAnsiTheme="majorBidi" w:cstheme="majorBidi"/>
          <w:highlight w:val="yellow"/>
        </w:rPr>
        <w:t>is</w:t>
      </w:r>
      <w:r w:rsidRPr="00740968">
        <w:rPr>
          <w:rFonts w:asciiTheme="majorBidi" w:hAnsiTheme="majorBidi" w:cstheme="majorBidi"/>
        </w:rPr>
        <w:t xml:space="preserve"> more challenging. </w:t>
      </w:r>
      <w:r w:rsidR="0050279C" w:rsidRPr="0050279C">
        <w:rPr>
          <w:rFonts w:asciiTheme="majorBidi" w:hAnsiTheme="majorBidi" w:cstheme="majorBidi"/>
          <w:highlight w:val="yellow"/>
        </w:rPr>
        <w:t>This limitation may stem from the restricted visibility of critical anatomical structures</w:t>
      </w:r>
      <w:r w:rsidRPr="00740968">
        <w:rPr>
          <w:rFonts w:asciiTheme="majorBidi" w:hAnsiTheme="majorBidi" w:cstheme="majorBidi"/>
        </w:rPr>
        <w:t>—particularly the optic nerve—in standard CT imaging. These findings suggest that more accurate assessment of injury severity may require additional imaging modalities or enhanced visualization techniques focused on the optic nerve region</w:t>
      </w:r>
      <w:r w:rsidRPr="00B359E8">
        <w:rPr>
          <w:rFonts w:asciiTheme="majorBidi" w:hAnsiTheme="majorBidi" w:cstheme="majorBidi"/>
          <w:highlight w:val="yellow"/>
        </w:rPr>
        <w:t xml:space="preserve">. </w:t>
      </w:r>
    </w:p>
    <w:p w14:paraId="1C6A44DE" w14:textId="4A93A71D" w:rsidR="00963098" w:rsidRPr="00740968" w:rsidRDefault="00963098" w:rsidP="0050279C">
      <w:pPr>
        <w:spacing w:line="360" w:lineRule="auto"/>
        <w:jc w:val="both"/>
        <w:rPr>
          <w:rFonts w:asciiTheme="majorBidi" w:hAnsiTheme="majorBidi" w:cstheme="majorBidi"/>
        </w:rPr>
      </w:pPr>
      <w:r w:rsidRPr="00B359E8">
        <w:rPr>
          <w:rFonts w:asciiTheme="majorBidi" w:hAnsiTheme="majorBidi" w:cstheme="majorBidi"/>
          <w:b/>
          <w:bCs/>
          <w:highlight w:val="yellow"/>
        </w:rPr>
        <w:t>Figure 4, 5</w:t>
      </w:r>
      <w:r w:rsidRPr="00740968">
        <w:rPr>
          <w:rFonts w:asciiTheme="majorBidi" w:hAnsiTheme="majorBidi" w:cstheme="majorBidi"/>
        </w:rPr>
        <w:t xml:space="preserve"> illustrate the annotation outcomes of the expert </w:t>
      </w:r>
      <w:r w:rsidRPr="00B359E8">
        <w:rPr>
          <w:rFonts w:asciiTheme="majorBidi" w:hAnsiTheme="majorBidi" w:cstheme="majorBidi"/>
          <w:highlight w:val="yellow"/>
        </w:rPr>
        <w:t xml:space="preserve">annotations for injury </w:t>
      </w:r>
      <w:r w:rsidR="008920D9">
        <w:rPr>
          <w:rFonts w:asciiTheme="majorBidi" w:hAnsiTheme="majorBidi" w:cstheme="majorBidi"/>
          <w:highlight w:val="yellow"/>
        </w:rPr>
        <w:t>severity estimation</w:t>
      </w:r>
      <w:r w:rsidRPr="00740968">
        <w:rPr>
          <w:rFonts w:asciiTheme="majorBidi" w:hAnsiTheme="majorBidi" w:cstheme="majorBidi"/>
        </w:rPr>
        <w:t>.</w:t>
      </w:r>
    </w:p>
    <w:p w14:paraId="5D4E6C6A" w14:textId="27447A72" w:rsidR="0050279C" w:rsidRDefault="0050279C" w:rsidP="0050279C">
      <w:pPr>
        <w:spacing w:line="360" w:lineRule="auto"/>
        <w:jc w:val="both"/>
        <w:rPr>
          <w:rFonts w:asciiTheme="majorBidi" w:hAnsiTheme="majorBidi" w:cstheme="majorBidi"/>
        </w:rPr>
      </w:pPr>
      <w:r w:rsidRPr="0050279C">
        <w:rPr>
          <w:rFonts w:asciiTheme="majorBidi" w:hAnsiTheme="majorBidi" w:cstheme="majorBidi"/>
          <w:highlight w:val="yellow"/>
        </w:rPr>
        <w:t xml:space="preserve">These findings highlight the importance of using interpretable models that capture clinically relevant patterns and emphasize key features for both injury detection and </w:t>
      </w:r>
      <w:r w:rsidR="008920D9">
        <w:rPr>
          <w:rFonts w:asciiTheme="majorBidi" w:hAnsiTheme="majorBidi" w:cstheme="majorBidi"/>
          <w:highlight w:val="yellow"/>
        </w:rPr>
        <w:t>severity estimation</w:t>
      </w:r>
      <w:r w:rsidRPr="0050279C">
        <w:rPr>
          <w:rFonts w:asciiTheme="majorBidi" w:hAnsiTheme="majorBidi" w:cstheme="majorBidi"/>
          <w:highlight w:val="yellow"/>
        </w:rPr>
        <w:t>. To clarify the model’s decision-making process, we applied Gradient-weighted Class Activation Mapping (Grad-CAM) to generate visual explanations of the predictions.</w:t>
      </w:r>
    </w:p>
    <w:p w14:paraId="592DD969" w14:textId="77777777" w:rsidR="0093711B" w:rsidRDefault="0093711B" w:rsidP="0093711B">
      <w:pPr>
        <w:spacing w:line="360" w:lineRule="auto"/>
        <w:jc w:val="both"/>
        <w:rPr>
          <w:rFonts w:asciiTheme="majorBidi" w:hAnsiTheme="majorBidi" w:cstheme="majorBidi"/>
        </w:rPr>
      </w:pPr>
      <w:r w:rsidRPr="0093711B">
        <w:rPr>
          <w:rFonts w:asciiTheme="majorBidi" w:hAnsiTheme="majorBidi" w:cstheme="majorBidi"/>
          <w:highlight w:val="yellow"/>
        </w:rPr>
        <w:t xml:space="preserve">As shown in </w:t>
      </w:r>
      <w:r w:rsidRPr="0093711B">
        <w:rPr>
          <w:rFonts w:asciiTheme="majorBidi" w:hAnsiTheme="majorBidi" w:cstheme="majorBidi"/>
          <w:b/>
          <w:bCs/>
          <w:highlight w:val="yellow"/>
        </w:rPr>
        <w:t>Figure 5</w:t>
      </w:r>
      <w:r w:rsidRPr="0093711B">
        <w:rPr>
          <w:rFonts w:asciiTheme="majorBidi" w:hAnsiTheme="majorBidi" w:cstheme="majorBidi"/>
          <w:highlight w:val="yellow"/>
        </w:rPr>
        <w:t xml:space="preserve">, the model’s attention maps varied according to injury classification. For fracture cases, the focus was primarily on the bony structures of the orbit, whereas in mild, non-fracture cases, attention shifted to non-bony regions, reflecting sensitivity to subtle soft tissue changes. Similarly, the Grad-CAM heatmaps in </w:t>
      </w:r>
      <w:r w:rsidRPr="0093711B">
        <w:rPr>
          <w:rFonts w:asciiTheme="majorBidi" w:hAnsiTheme="majorBidi" w:cstheme="majorBidi"/>
          <w:b/>
          <w:bCs/>
          <w:highlight w:val="yellow"/>
        </w:rPr>
        <w:t>Figure 6</w:t>
      </w:r>
      <w:r w:rsidRPr="0093711B">
        <w:rPr>
          <w:rFonts w:asciiTheme="majorBidi" w:hAnsiTheme="majorBidi" w:cstheme="majorBidi"/>
          <w:highlight w:val="yellow"/>
        </w:rPr>
        <w:t xml:space="preserve"> consistently highlighted anatomically meaningful areas that contributed to the model’s decisions. Several of these regions corresponded to subtle radiological features not readily identifiable to human experts, suggesting that the model may detect diagnostic cues that are often overlooked in standard evaluations.</w:t>
      </w:r>
    </w:p>
    <w:p w14:paraId="389BC03D" w14:textId="01B8B2BC" w:rsidR="0093711B" w:rsidRDefault="0093711B" w:rsidP="0093711B">
      <w:pPr>
        <w:spacing w:line="360" w:lineRule="auto"/>
        <w:jc w:val="both"/>
        <w:rPr>
          <w:rFonts w:asciiTheme="majorBidi" w:hAnsiTheme="majorBidi" w:cstheme="majorBidi"/>
        </w:rPr>
      </w:pPr>
      <w:r w:rsidRPr="0093711B">
        <w:rPr>
          <w:rFonts w:asciiTheme="majorBidi" w:hAnsiTheme="majorBidi" w:cstheme="majorBidi"/>
          <w:highlight w:val="yellow"/>
        </w:rPr>
        <w:t xml:space="preserve">In the </w:t>
      </w:r>
      <w:r w:rsidR="008920D9">
        <w:rPr>
          <w:rFonts w:asciiTheme="majorBidi" w:hAnsiTheme="majorBidi" w:cstheme="majorBidi"/>
          <w:highlight w:val="yellow"/>
        </w:rPr>
        <w:t>severity estimation</w:t>
      </w:r>
      <w:r w:rsidRPr="0093711B">
        <w:rPr>
          <w:rFonts w:asciiTheme="majorBidi" w:hAnsiTheme="majorBidi" w:cstheme="majorBidi"/>
          <w:highlight w:val="yellow"/>
        </w:rPr>
        <w:t xml:space="preserve"> model, Grad-CAM revealed concentrated attention in clinically relevant areas—particularly the posterior orbit near the optic nerve—when severe injuries were present. By contrast, in mild cases, the attention maps were more diffuse and extended into peripheral regions, which are less indicative of severity. This pattern suggests that while the model reliably localizes diagnostic features in severe injuries, its interpretability and confidence decrease when distinguishing more subtle presentations.</w:t>
      </w:r>
    </w:p>
    <w:p w14:paraId="57A65908" w14:textId="2C862FC8" w:rsidR="005B0E69" w:rsidRPr="00740968" w:rsidRDefault="005B0E69" w:rsidP="00740968">
      <w:pPr>
        <w:pStyle w:val="paragraph"/>
        <w:numPr>
          <w:ilvl w:val="0"/>
          <w:numId w:val="7"/>
        </w:numPr>
        <w:spacing w:before="0" w:beforeAutospacing="0" w:after="0" w:afterAutospacing="0" w:line="360" w:lineRule="auto"/>
        <w:jc w:val="both"/>
        <w:textAlignment w:val="baseline"/>
        <w:rPr>
          <w:rFonts w:asciiTheme="majorBidi" w:hAnsiTheme="majorBidi" w:cstheme="majorBidi"/>
          <w:b/>
          <w:bCs/>
          <w:color w:val="000000" w:themeColor="text1"/>
          <w:sz w:val="28"/>
          <w:szCs w:val="28"/>
        </w:rPr>
      </w:pPr>
      <w:r w:rsidRPr="00740968">
        <w:rPr>
          <w:rFonts w:asciiTheme="majorBidi" w:hAnsiTheme="majorBidi" w:cstheme="majorBidi"/>
          <w:b/>
          <w:bCs/>
          <w:color w:val="000000" w:themeColor="text1"/>
          <w:sz w:val="28"/>
          <w:szCs w:val="28"/>
        </w:rPr>
        <w:t>Discussion</w:t>
      </w:r>
    </w:p>
    <w:p w14:paraId="710C6F2B" w14:textId="77777777" w:rsidR="00D34B22" w:rsidRPr="00740968" w:rsidRDefault="00D34B22" w:rsidP="00740968">
      <w:pPr>
        <w:spacing w:line="360" w:lineRule="auto"/>
        <w:jc w:val="both"/>
        <w:rPr>
          <w:rFonts w:asciiTheme="majorBidi" w:eastAsiaTheme="majorEastAsia" w:hAnsiTheme="majorBidi" w:cstheme="majorBidi"/>
          <w:kern w:val="0"/>
          <w14:ligatures w14:val="none"/>
        </w:rPr>
      </w:pPr>
    </w:p>
    <w:p w14:paraId="0FCF180F" w14:textId="34732BCE" w:rsidR="008E09A2" w:rsidRPr="001E2883" w:rsidRDefault="008E09A2" w:rsidP="008E09A2">
      <w:pPr>
        <w:spacing w:line="360" w:lineRule="auto"/>
        <w:rPr>
          <w:rFonts w:asciiTheme="majorBidi" w:eastAsiaTheme="majorEastAsia" w:hAnsiTheme="majorBidi" w:cstheme="majorBidi"/>
          <w:kern w:val="0"/>
          <w:highlight w:val="yellow"/>
          <w14:ligatures w14:val="none"/>
        </w:rPr>
      </w:pPr>
      <w:r w:rsidRPr="001E2883">
        <w:rPr>
          <w:rFonts w:asciiTheme="majorBidi" w:eastAsiaTheme="majorEastAsia" w:hAnsiTheme="majorBidi" w:cstheme="majorBidi"/>
          <w:kern w:val="0"/>
          <w:highlight w:val="yellow"/>
          <w14:ligatures w14:val="none"/>
        </w:rPr>
        <w:lastRenderedPageBreak/>
        <w:t xml:space="preserve">Our study developed and evaluated two interpretable CNN-based frameworks for orbital CT analysis: one for fracture detection (81% accuracy) and another for </w:t>
      </w:r>
      <w:r w:rsidR="008920D9">
        <w:rPr>
          <w:rFonts w:asciiTheme="majorBidi" w:eastAsiaTheme="majorEastAsia" w:hAnsiTheme="majorBidi" w:cstheme="majorBidi"/>
          <w:kern w:val="0"/>
          <w:highlight w:val="yellow"/>
          <w14:ligatures w14:val="none"/>
        </w:rPr>
        <w:t>severity estimation</w:t>
      </w:r>
      <w:r w:rsidRPr="001E2883">
        <w:rPr>
          <w:rFonts w:asciiTheme="majorBidi" w:eastAsiaTheme="majorEastAsia" w:hAnsiTheme="majorBidi" w:cstheme="majorBidi"/>
          <w:kern w:val="0"/>
          <w:highlight w:val="yellow"/>
          <w14:ligatures w14:val="none"/>
        </w:rPr>
        <w:t xml:space="preserve"> (64% accuracy). Gradient-weighted Class Activation Mapping (Grad-CAM) confirmed that both models focused on clinically relevant anatomical regions, supporting their use as decision-support tools for non-specialist clinicians in emergency settings. Compared with expert annotations (94% accuracy for detection, 56.5–59.5% for </w:t>
      </w:r>
      <w:r w:rsidR="008920D9">
        <w:rPr>
          <w:rFonts w:asciiTheme="majorBidi" w:eastAsiaTheme="majorEastAsia" w:hAnsiTheme="majorBidi" w:cstheme="majorBidi"/>
          <w:kern w:val="0"/>
          <w:highlight w:val="yellow"/>
          <w14:ligatures w14:val="none"/>
        </w:rPr>
        <w:t>severity estimation</w:t>
      </w:r>
      <w:r w:rsidRPr="001E2883">
        <w:rPr>
          <w:rFonts w:asciiTheme="majorBidi" w:eastAsiaTheme="majorEastAsia" w:hAnsiTheme="majorBidi" w:cstheme="majorBidi"/>
          <w:kern w:val="0"/>
          <w:highlight w:val="yellow"/>
          <w14:ligatures w14:val="none"/>
        </w:rPr>
        <w:t xml:space="preserve">), our </w:t>
      </w:r>
      <w:r w:rsidR="008920D9">
        <w:rPr>
          <w:rFonts w:asciiTheme="majorBidi" w:eastAsiaTheme="majorEastAsia" w:hAnsiTheme="majorBidi" w:cstheme="majorBidi"/>
          <w:kern w:val="0"/>
          <w:highlight w:val="yellow"/>
          <w14:ligatures w14:val="none"/>
        </w:rPr>
        <w:t>severity estimation</w:t>
      </w:r>
      <w:r w:rsidRPr="001E2883">
        <w:rPr>
          <w:rFonts w:asciiTheme="majorBidi" w:eastAsiaTheme="majorEastAsia" w:hAnsiTheme="majorBidi" w:cstheme="majorBidi"/>
          <w:kern w:val="0"/>
          <w:highlight w:val="yellow"/>
          <w14:ligatures w14:val="none"/>
        </w:rPr>
        <w:t xml:space="preserve"> model achieved greater consistency, suggesting its ability to reduce variability in clinical assessments and improve diagnostic reliability.</w:t>
      </w:r>
    </w:p>
    <w:p w14:paraId="3A6B46FA" w14:textId="58BA0899" w:rsidR="007D4ED0" w:rsidRPr="001E2883" w:rsidRDefault="008E09A2" w:rsidP="008E09A2">
      <w:pPr>
        <w:spacing w:line="360" w:lineRule="auto"/>
        <w:jc w:val="both"/>
        <w:rPr>
          <w:rFonts w:asciiTheme="majorBidi" w:eastAsiaTheme="majorEastAsia" w:hAnsiTheme="majorBidi" w:cstheme="majorBidi"/>
          <w:kern w:val="0"/>
          <w:highlight w:val="yellow"/>
          <w14:ligatures w14:val="none"/>
        </w:rPr>
      </w:pPr>
      <w:r w:rsidRPr="001E2883">
        <w:rPr>
          <w:rFonts w:asciiTheme="majorBidi" w:eastAsiaTheme="majorEastAsia" w:hAnsiTheme="majorBidi" w:cstheme="majorBidi"/>
          <w:kern w:val="0"/>
          <w:highlight w:val="yellow"/>
          <w14:ligatures w14:val="none"/>
        </w:rPr>
        <w:t xml:space="preserve">Previous research has primarily addressed orbital fracture detection and segmentation. Kim et al. (2025) reported 99.47% accuracy for blowout fracture (BOF) detection, 97.36% for location classification, and 96.79% for distinguishing acute from old fractures in 1,264 CT images using automated deep learning software </w:t>
      </w:r>
      <w:r w:rsidR="007B73E5" w:rsidRPr="001E2883">
        <w:rPr>
          <w:rFonts w:asciiTheme="majorBidi" w:eastAsiaTheme="majorEastAsia" w:hAnsiTheme="majorBidi" w:cstheme="majorBidi"/>
          <w:kern w:val="0"/>
          <w:highlight w:val="yellow"/>
          <w14:ligatures w14:val="none"/>
        </w:rPr>
        <w:fldChar w:fldCharType="begin"/>
      </w:r>
      <w:r w:rsidR="009D493B" w:rsidRPr="001E2883">
        <w:rPr>
          <w:rFonts w:asciiTheme="majorBidi" w:eastAsiaTheme="majorEastAsia" w:hAnsiTheme="majorBidi" w:cstheme="majorBidi"/>
          <w:kern w:val="0"/>
          <w:highlight w:val="yellow"/>
          <w14:ligatures w14:val="none"/>
        </w:rPr>
        <w:instrText xml:space="preserve"> ADDIN EN.CITE &lt;EndNote&gt;&lt;Cite&gt;&lt;Author&gt;Kim&lt;/Author&gt;&lt;RecNum&gt;29&lt;/RecNum&gt;&lt;DisplayText&gt;[16]&lt;/DisplayText&gt;&lt;record&gt;&lt;rec-number&gt;29&lt;/rec-number&gt;&lt;foreign-keys&gt;&lt;key app="EN" db-id="rx25zfvehprzwbe5xscxsxvy0wvw22sxfvz5" timestamp="1748285013"&gt;29&lt;/key&gt;&lt;/foreign-keys&gt;&lt;ref-type name="Journal Article"&gt;17&lt;/ref-type&gt;&lt;contributors&gt;&lt;authors&gt;&lt;author&gt;Kim, Suyoung&lt;/author&gt;&lt;author&gt;Koh, Hyeon Kang&lt;/author&gt;&lt;author&gt;Lee, Hyungwoo&lt;/author&gt;&lt;author&gt;Shin, Hyun Jin&lt;/author&gt;&lt;/authors&gt;&lt;/contributors&gt;&lt;titles&gt;&lt;title&gt;Deep-Learning Method for the Diagnosis and Classification of Orbital Blowout Fracture Based on Computed Tomography&lt;/title&gt;&lt;secondary-title&gt;Journal of Oral and Maxillofacial Surgery&lt;/secondary-title&gt;&lt;/titles&gt;&lt;periodical&gt;&lt;full-title&gt;Journal of Oral and Maxillofacial Surgery&lt;/full-title&gt;&lt;/periodical&gt;&lt;dates&gt;&lt;/dates&gt;&lt;publisher&gt;Elsevier&lt;/publisher&gt;&lt;isbn&gt;0278-2391&lt;/isbn&gt;&lt;urls&gt;&lt;related-urls&gt;&lt;url&gt;https://doi.org/10.1016/j.joms.2025.04.010&lt;/url&gt;&lt;/related-urls&gt;&lt;/urls&gt;&lt;electronic-resource-num&gt;10.1016/j.joms.2025.04.010&lt;/electronic-resource-num&gt;&lt;access-date&gt;2025/05/26&lt;/access-date&gt;&lt;/record&gt;&lt;/Cite&gt;&lt;/EndNote&gt;</w:instrText>
      </w:r>
      <w:r w:rsidR="007B73E5" w:rsidRPr="001E2883">
        <w:rPr>
          <w:rFonts w:asciiTheme="majorBidi" w:eastAsiaTheme="majorEastAsia" w:hAnsiTheme="majorBidi" w:cstheme="majorBidi"/>
          <w:kern w:val="0"/>
          <w:highlight w:val="yellow"/>
          <w14:ligatures w14:val="none"/>
        </w:rPr>
        <w:fldChar w:fldCharType="separate"/>
      </w:r>
      <w:r w:rsidR="009D493B" w:rsidRPr="001E2883">
        <w:rPr>
          <w:rFonts w:asciiTheme="majorBidi" w:eastAsiaTheme="majorEastAsia" w:hAnsiTheme="majorBidi" w:cstheme="majorBidi"/>
          <w:noProof/>
          <w:kern w:val="0"/>
          <w:highlight w:val="yellow"/>
          <w14:ligatures w14:val="none"/>
        </w:rPr>
        <w:t>[16]</w:t>
      </w:r>
      <w:r w:rsidR="007B73E5" w:rsidRPr="001E2883">
        <w:rPr>
          <w:rFonts w:asciiTheme="majorBidi" w:eastAsiaTheme="majorEastAsia" w:hAnsiTheme="majorBidi" w:cstheme="majorBidi"/>
          <w:kern w:val="0"/>
          <w:highlight w:val="yellow"/>
          <w14:ligatures w14:val="none"/>
        </w:rPr>
        <w:fldChar w:fldCharType="end"/>
      </w:r>
      <w:r w:rsidR="00B4392C" w:rsidRPr="001E2883">
        <w:rPr>
          <w:rFonts w:asciiTheme="majorBidi" w:eastAsiaTheme="majorEastAsia" w:hAnsiTheme="majorBidi" w:cstheme="majorBidi"/>
          <w:kern w:val="0"/>
          <w:highlight w:val="yellow"/>
          <w14:ligatures w14:val="none"/>
        </w:rPr>
        <w:t xml:space="preserve">. </w:t>
      </w:r>
      <w:r w:rsidRPr="001E2883">
        <w:rPr>
          <w:rFonts w:asciiTheme="majorBidi" w:eastAsiaTheme="majorEastAsia" w:hAnsiTheme="majorBidi" w:cstheme="majorBidi"/>
          <w:kern w:val="0"/>
          <w:highlight w:val="yellow"/>
          <w14:ligatures w14:val="none"/>
        </w:rPr>
        <w:t xml:space="preserve">Their system outperformed established architectures including </w:t>
      </w:r>
      <w:proofErr w:type="spellStart"/>
      <w:r w:rsidRPr="001E2883">
        <w:rPr>
          <w:rFonts w:asciiTheme="majorBidi" w:eastAsiaTheme="majorEastAsia" w:hAnsiTheme="majorBidi" w:cstheme="majorBidi"/>
          <w:kern w:val="0"/>
          <w:highlight w:val="yellow"/>
          <w14:ligatures w14:val="none"/>
        </w:rPr>
        <w:t>DenseNet</w:t>
      </w:r>
      <w:proofErr w:type="spellEnd"/>
      <w:r w:rsidRPr="001E2883">
        <w:rPr>
          <w:rFonts w:asciiTheme="majorBidi" w:eastAsiaTheme="majorEastAsia" w:hAnsiTheme="majorBidi" w:cstheme="majorBidi"/>
          <w:kern w:val="0"/>
          <w:highlight w:val="yellow"/>
          <w14:ligatures w14:val="none"/>
        </w:rPr>
        <w:t xml:space="preserve"> (96.81%), </w:t>
      </w:r>
      <w:proofErr w:type="spellStart"/>
      <w:r w:rsidRPr="001E2883">
        <w:rPr>
          <w:rFonts w:asciiTheme="majorBidi" w:eastAsiaTheme="majorEastAsia" w:hAnsiTheme="majorBidi" w:cstheme="majorBidi"/>
          <w:kern w:val="0"/>
          <w:highlight w:val="yellow"/>
          <w14:ligatures w14:val="none"/>
        </w:rPr>
        <w:t>ResNet</w:t>
      </w:r>
      <w:proofErr w:type="spellEnd"/>
      <w:r w:rsidRPr="001E2883">
        <w:rPr>
          <w:rFonts w:asciiTheme="majorBidi" w:eastAsiaTheme="majorEastAsia" w:hAnsiTheme="majorBidi" w:cstheme="majorBidi"/>
          <w:kern w:val="0"/>
          <w:highlight w:val="yellow"/>
          <w14:ligatures w14:val="none"/>
        </w:rPr>
        <w:t xml:space="preserve"> (91.76%), </w:t>
      </w:r>
      <w:proofErr w:type="spellStart"/>
      <w:r w:rsidRPr="001E2883">
        <w:rPr>
          <w:rFonts w:asciiTheme="majorBidi" w:eastAsiaTheme="majorEastAsia" w:hAnsiTheme="majorBidi" w:cstheme="majorBidi"/>
          <w:kern w:val="0"/>
          <w:highlight w:val="yellow"/>
          <w14:ligatures w14:val="none"/>
        </w:rPr>
        <w:t>AlexNet</w:t>
      </w:r>
      <w:proofErr w:type="spellEnd"/>
      <w:r w:rsidRPr="001E2883">
        <w:rPr>
          <w:rFonts w:asciiTheme="majorBidi" w:eastAsiaTheme="majorEastAsia" w:hAnsiTheme="majorBidi" w:cstheme="majorBidi"/>
          <w:kern w:val="0"/>
          <w:highlight w:val="yellow"/>
          <w14:ligatures w14:val="none"/>
        </w:rPr>
        <w:t xml:space="preserve"> (93.52%), and </w:t>
      </w:r>
      <w:proofErr w:type="spellStart"/>
      <w:r w:rsidRPr="001E2883">
        <w:rPr>
          <w:rFonts w:asciiTheme="majorBidi" w:eastAsiaTheme="majorEastAsia" w:hAnsiTheme="majorBidi" w:cstheme="majorBidi"/>
          <w:kern w:val="0"/>
          <w:highlight w:val="yellow"/>
          <w14:ligatures w14:val="none"/>
        </w:rPr>
        <w:t>VGGNet</w:t>
      </w:r>
      <w:proofErr w:type="spellEnd"/>
      <w:r w:rsidRPr="001E2883">
        <w:rPr>
          <w:rFonts w:asciiTheme="majorBidi" w:eastAsiaTheme="majorEastAsia" w:hAnsiTheme="majorBidi" w:cstheme="majorBidi"/>
          <w:kern w:val="0"/>
          <w:highlight w:val="yellow"/>
          <w14:ligatures w14:val="none"/>
        </w:rPr>
        <w:t xml:space="preserve"> (90.45%). Bao et al. (2023) achieved 96.93% accuracy for BOF detection and 98.59% for medial/inferior fracture classification using DenseNet-169 with U-Net [8]. Li et al. (2020) combined Inception-V3 with </w:t>
      </w:r>
      <w:proofErr w:type="spellStart"/>
      <w:r w:rsidRPr="001E2883">
        <w:rPr>
          <w:rFonts w:asciiTheme="majorBidi" w:eastAsiaTheme="majorEastAsia" w:hAnsiTheme="majorBidi" w:cstheme="majorBidi"/>
          <w:kern w:val="0"/>
          <w:highlight w:val="yellow"/>
          <w14:ligatures w14:val="none"/>
        </w:rPr>
        <w:t>XGBoost</w:t>
      </w:r>
      <w:proofErr w:type="spellEnd"/>
      <w:r w:rsidRPr="001E2883">
        <w:rPr>
          <w:rFonts w:asciiTheme="majorBidi" w:eastAsiaTheme="majorEastAsia" w:hAnsiTheme="majorBidi" w:cstheme="majorBidi"/>
          <w:kern w:val="0"/>
          <w:highlight w:val="yellow"/>
          <w14:ligatures w14:val="none"/>
        </w:rPr>
        <w:t xml:space="preserve">, reporting 92% accuracy for single-image BOF classification and 87% at the patient level (AUC = 0.9574) across 94 BOF and 94 control CT scans </w:t>
      </w:r>
      <w:r w:rsidR="007660C3" w:rsidRPr="001E2883">
        <w:rPr>
          <w:rFonts w:asciiTheme="majorBidi" w:eastAsiaTheme="majorEastAsia" w:hAnsiTheme="majorBidi" w:cstheme="majorBidi"/>
          <w:kern w:val="0"/>
          <w:highlight w:val="yellow"/>
          <w14:ligatures w14:val="none"/>
        </w:rPr>
        <w:fldChar w:fldCharType="begin"/>
      </w:r>
      <w:r w:rsidR="007660C3" w:rsidRPr="001E2883">
        <w:rPr>
          <w:rFonts w:asciiTheme="majorBidi" w:eastAsiaTheme="majorEastAsia" w:hAnsiTheme="majorBidi" w:cstheme="majorBidi"/>
          <w:kern w:val="0"/>
          <w:highlight w:val="yellow"/>
          <w14:ligatures w14:val="none"/>
        </w:rPr>
        <w:instrText xml:space="preserve"> ADDIN EN.CITE &lt;EndNote&gt;&lt;Cite&gt;&lt;Author&gt;Li&lt;/Author&gt;&lt;Year&gt;2020&lt;/Year&gt;&lt;RecNum&gt;30&lt;/RecNum&gt;&lt;DisplayText&gt;[5]&lt;/DisplayText&gt;&lt;record&gt;&lt;rec-number&gt;30&lt;/rec-number&gt;&lt;foreign-keys&gt;&lt;key app="EN" db-id="rx25zfvehprzwbe5xscxsxvy0wvw22sxfvz5" timestamp="1748287699"&gt;30&lt;/key&gt;&lt;/foreign-keys&gt;&lt;ref-type name="Journal Article"&gt;17&lt;/ref-type&gt;&lt;contributors&gt;&lt;authors&gt;&lt;author&gt;Li, L.&lt;/author&gt;&lt;author&gt;Song, X.&lt;/author&gt;&lt;author&gt;Guo, Y.&lt;/author&gt;&lt;author&gt;Liu, Y.&lt;/author&gt;&lt;author&gt;Sun, R.&lt;/author&gt;&lt;author&gt;Zou, H.&lt;/author&gt;&lt;author&gt;Zhou, H.&lt;/author&gt;&lt;author&gt;Fan, X.&lt;/author&gt;&lt;/authors&gt;&lt;/contributors&gt;&lt;auth-address&gt;Department of Ophthalmology, Ninth People&amp;apos;s Hospital, Shanghai Jiao Tong University School of Medicine.&amp;#xD;Shanghai Key Laboratory of Orbital Diseases and Ocular Oncology, Shanghai.&amp;#xD;Tsimage Medical Technology, Yantian Modern Industry Service Center, Shenzhen.&amp;#xD;Department of Automation, School of Information Science and Engineering, East China University of Science and Technology, Shanghai.&amp;#xD;Center for Intelligent Medical Imaging &amp;amp; Health, Research Institute of Tsinghua University in Shenzhen, Shenzhen, China.&lt;/auth-address&gt;&lt;titles&gt;&lt;title&gt;Deep Convolutional Neural Networks for Automatic Detection of Orbital Blowout Fractures&lt;/title&gt;&lt;secondary-title&gt;J Craniofac Surg&lt;/secondary-title&gt;&lt;/titles&gt;&lt;periodical&gt;&lt;full-title&gt;J Craniofac Surg&lt;/full-title&gt;&lt;/periodical&gt;&lt;pages&gt;400-403&lt;/pages&gt;&lt;volume&gt;31&lt;/volume&gt;&lt;number&gt;2&lt;/number&gt;&lt;keywords&gt;&lt;keyword&gt;Adult&lt;/keyword&gt;&lt;keyword&gt;Humans&lt;/keyword&gt;&lt;keyword&gt;*Nerve Net&lt;/keyword&gt;&lt;keyword&gt;Orbital Fractures/*diagnostic imaging&lt;/keyword&gt;&lt;keyword&gt;Tomography, X-Ray Computed&lt;/keyword&gt;&lt;/keywords&gt;&lt;dates&gt;&lt;year&gt;2020&lt;/year&gt;&lt;pub-dates&gt;&lt;date&gt;Mar/Apr&lt;/date&gt;&lt;/pub-dates&gt;&lt;/dates&gt;&lt;isbn&gt;1049-2275&lt;/isbn&gt;&lt;accession-num&gt;31842071&lt;/accession-num&gt;&lt;urls&gt;&lt;/urls&gt;&lt;electronic-resource-num&gt;10.1097/scs.0000000000006069&lt;/electronic-resource-num&gt;&lt;remote-database-provider&gt;NLM&lt;/remote-database-provider&gt;&lt;language&gt;eng&lt;/language&gt;&lt;/record&gt;&lt;/Cite&gt;&lt;/EndNote&gt;</w:instrText>
      </w:r>
      <w:r w:rsidR="007660C3" w:rsidRPr="001E2883">
        <w:rPr>
          <w:rFonts w:asciiTheme="majorBidi" w:eastAsiaTheme="majorEastAsia" w:hAnsiTheme="majorBidi" w:cstheme="majorBidi"/>
          <w:kern w:val="0"/>
          <w:highlight w:val="yellow"/>
          <w14:ligatures w14:val="none"/>
        </w:rPr>
        <w:fldChar w:fldCharType="separate"/>
      </w:r>
      <w:r w:rsidR="007660C3" w:rsidRPr="001E2883">
        <w:rPr>
          <w:rFonts w:asciiTheme="majorBidi" w:eastAsiaTheme="majorEastAsia" w:hAnsiTheme="majorBidi" w:cstheme="majorBidi"/>
          <w:noProof/>
          <w:kern w:val="0"/>
          <w:highlight w:val="yellow"/>
          <w14:ligatures w14:val="none"/>
        </w:rPr>
        <w:t>[5]</w:t>
      </w:r>
      <w:r w:rsidR="007660C3" w:rsidRPr="001E2883">
        <w:rPr>
          <w:rFonts w:asciiTheme="majorBidi" w:eastAsiaTheme="majorEastAsia" w:hAnsiTheme="majorBidi" w:cstheme="majorBidi"/>
          <w:kern w:val="0"/>
          <w:highlight w:val="yellow"/>
          <w14:ligatures w14:val="none"/>
        </w:rPr>
        <w:fldChar w:fldCharType="end"/>
      </w:r>
      <w:r w:rsidR="007660C3" w:rsidRPr="001E2883">
        <w:rPr>
          <w:rFonts w:asciiTheme="majorBidi" w:eastAsiaTheme="majorEastAsia" w:hAnsiTheme="majorBidi" w:cstheme="majorBidi"/>
          <w:kern w:val="0"/>
          <w:highlight w:val="yellow"/>
          <w14:ligatures w14:val="none"/>
        </w:rPr>
        <w:t xml:space="preserve">. </w:t>
      </w:r>
      <w:r w:rsidR="007D4ED0" w:rsidRPr="001E2883">
        <w:rPr>
          <w:rFonts w:asciiTheme="majorBidi" w:eastAsiaTheme="majorEastAsia" w:hAnsiTheme="majorBidi" w:cstheme="majorBidi"/>
          <w:kern w:val="0"/>
          <w:highlight w:val="yellow"/>
          <w14:ligatures w14:val="none"/>
        </w:rPr>
        <w:t xml:space="preserve"> </w:t>
      </w:r>
      <w:bookmarkStart w:id="11" w:name="_Hlk208068897"/>
    </w:p>
    <w:p w14:paraId="7FA4A152" w14:textId="77777777" w:rsidR="008E09A2" w:rsidRPr="008E09A2" w:rsidRDefault="008E09A2" w:rsidP="008E09A2">
      <w:pPr>
        <w:spacing w:line="360" w:lineRule="auto"/>
        <w:jc w:val="both"/>
        <w:rPr>
          <w:rFonts w:asciiTheme="majorBidi" w:eastAsiaTheme="majorEastAsia" w:hAnsiTheme="majorBidi" w:cstheme="majorBidi"/>
          <w:kern w:val="0"/>
          <w:highlight w:val="yellow"/>
          <w14:ligatures w14:val="none"/>
        </w:rPr>
      </w:pPr>
      <w:r w:rsidRPr="008E09A2">
        <w:rPr>
          <w:rFonts w:asciiTheme="majorBidi" w:eastAsiaTheme="majorEastAsia" w:hAnsiTheme="majorBidi" w:cstheme="majorBidi"/>
          <w:kern w:val="0"/>
          <w:highlight w:val="yellow"/>
          <w14:ligatures w14:val="none"/>
        </w:rPr>
        <w:t>These studies highlight that ensemble approaches and fracture type–specific features may enhance detection robustness, but none addressed injury severity.</w:t>
      </w:r>
    </w:p>
    <w:p w14:paraId="69CDB8C1" w14:textId="20B5551B" w:rsidR="008E09A2" w:rsidRPr="008E09A2" w:rsidRDefault="008E09A2" w:rsidP="008E09A2">
      <w:pPr>
        <w:spacing w:line="360" w:lineRule="auto"/>
        <w:jc w:val="both"/>
        <w:rPr>
          <w:rFonts w:asciiTheme="majorBidi" w:eastAsiaTheme="majorEastAsia" w:hAnsiTheme="majorBidi" w:cstheme="majorBidi"/>
          <w:kern w:val="0"/>
          <w:highlight w:val="yellow"/>
          <w14:ligatures w14:val="none"/>
        </w:rPr>
      </w:pPr>
      <w:r w:rsidRPr="008E09A2">
        <w:rPr>
          <w:rFonts w:asciiTheme="majorBidi" w:eastAsiaTheme="majorEastAsia" w:hAnsiTheme="majorBidi" w:cstheme="majorBidi"/>
          <w:kern w:val="0"/>
          <w:highlight w:val="yellow"/>
          <w14:ligatures w14:val="none"/>
        </w:rPr>
        <w:t xml:space="preserve">In contrast, our work focused on the clinically important but underexplored task of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which directly informs triage. Although our fracture detection model achieved lower accuracy (81%) than those of Kim et al. and Li et al.—likely due to the smaller dataset (250 CT scans) and the inclusion of diverse fracture types beyond BOF—our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model reached 64% accuracy, outperforming expert annotations (56.5–59.5%). The lower specificity (48%) in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reflects the inherent difficulty of distinguishing mild injuries, a challenge also reported in Bao et al.’s infraorbital canal segmentation errors. These findings underscore both the complexity of severity assessment and the need for automated frameworks to standardize evaluations.</w:t>
      </w:r>
    </w:p>
    <w:p w14:paraId="1435A898" w14:textId="6A1FEEB8" w:rsidR="008E09A2" w:rsidRPr="008E09A2" w:rsidRDefault="008E09A2" w:rsidP="008E09A2">
      <w:pPr>
        <w:spacing w:line="360" w:lineRule="auto"/>
        <w:jc w:val="both"/>
        <w:rPr>
          <w:rFonts w:asciiTheme="majorBidi" w:eastAsiaTheme="majorEastAsia" w:hAnsiTheme="majorBidi" w:cstheme="majorBidi"/>
          <w:kern w:val="0"/>
          <w:highlight w:val="yellow"/>
          <w14:ligatures w14:val="none"/>
        </w:rPr>
      </w:pPr>
      <w:r w:rsidRPr="008E09A2">
        <w:rPr>
          <w:rFonts w:asciiTheme="majorBidi" w:eastAsiaTheme="majorEastAsia" w:hAnsiTheme="majorBidi" w:cstheme="majorBidi"/>
          <w:kern w:val="0"/>
          <w:highlight w:val="yellow"/>
          <w14:ligatures w14:val="none"/>
        </w:rPr>
        <w:t xml:space="preserve">This study has several limitations. The dataset size was relatively small and lacked diverse injury types, which may limit generalizability. Reliance on expert annotations as ground truth introduces subjectivity, as reflected in inter-annotator variability. The lower specificity of the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model suggests that diffuse Grad-CAM attention patterns for mild injuries may not always capture clinically discriminative features.</w:t>
      </w:r>
    </w:p>
    <w:p w14:paraId="699198F2" w14:textId="71FF15B9" w:rsidR="008E09A2" w:rsidRPr="008E09A2" w:rsidRDefault="008E09A2" w:rsidP="008E09A2">
      <w:pPr>
        <w:spacing w:line="360" w:lineRule="auto"/>
        <w:jc w:val="both"/>
        <w:rPr>
          <w:rFonts w:asciiTheme="majorBidi" w:eastAsiaTheme="majorEastAsia" w:hAnsiTheme="majorBidi" w:cstheme="majorBidi"/>
          <w:kern w:val="0"/>
          <w:highlight w:val="yellow"/>
          <w14:ligatures w14:val="none"/>
        </w:rPr>
      </w:pPr>
      <w:r w:rsidRPr="008E09A2">
        <w:rPr>
          <w:rFonts w:asciiTheme="majorBidi" w:eastAsiaTheme="majorEastAsia" w:hAnsiTheme="majorBidi" w:cstheme="majorBidi"/>
          <w:kern w:val="0"/>
          <w:highlight w:val="yellow"/>
          <w14:ligatures w14:val="none"/>
        </w:rPr>
        <w:t xml:space="preserve">Future research should prioritize larger, multi-institutional datasets to improve robustness. Emerging approaches such as </w:t>
      </w:r>
      <w:r w:rsidRPr="008E09A2">
        <w:rPr>
          <w:rFonts w:asciiTheme="majorBidi" w:eastAsiaTheme="majorEastAsia" w:hAnsiTheme="majorBidi" w:cstheme="majorBidi"/>
          <w:b/>
          <w:bCs/>
          <w:kern w:val="0"/>
          <w:highlight w:val="yellow"/>
          <w14:ligatures w14:val="none"/>
        </w:rPr>
        <w:t>federated learning</w:t>
      </w:r>
      <w:r w:rsidRPr="008E09A2">
        <w:rPr>
          <w:rFonts w:asciiTheme="majorBidi" w:eastAsiaTheme="majorEastAsia" w:hAnsiTheme="majorBidi" w:cstheme="majorBidi"/>
          <w:kern w:val="0"/>
          <w:highlight w:val="yellow"/>
          <w14:ligatures w14:val="none"/>
        </w:rPr>
        <w:t xml:space="preserve"> (for privacy-preserving multi-institutional training) [18], </w:t>
      </w:r>
      <w:r w:rsidRPr="008E09A2">
        <w:rPr>
          <w:rFonts w:asciiTheme="majorBidi" w:eastAsiaTheme="majorEastAsia" w:hAnsiTheme="majorBidi" w:cstheme="majorBidi"/>
          <w:b/>
          <w:bCs/>
          <w:kern w:val="0"/>
          <w:highlight w:val="yellow"/>
          <w14:ligatures w14:val="none"/>
        </w:rPr>
        <w:t>semi-</w:t>
      </w:r>
      <w:r w:rsidRPr="008E09A2">
        <w:rPr>
          <w:rFonts w:asciiTheme="majorBidi" w:eastAsiaTheme="majorEastAsia" w:hAnsiTheme="majorBidi" w:cstheme="majorBidi"/>
          <w:b/>
          <w:bCs/>
          <w:kern w:val="0"/>
          <w:highlight w:val="yellow"/>
          <w14:ligatures w14:val="none"/>
        </w:rPr>
        <w:lastRenderedPageBreak/>
        <w:t>supervised and self-supervised learning</w:t>
      </w:r>
      <w:r w:rsidRPr="008E09A2">
        <w:rPr>
          <w:rFonts w:asciiTheme="majorBidi" w:eastAsiaTheme="majorEastAsia" w:hAnsiTheme="majorBidi" w:cstheme="majorBidi"/>
          <w:kern w:val="0"/>
          <w:highlight w:val="yellow"/>
          <w14:ligatures w14:val="none"/>
        </w:rPr>
        <w:t xml:space="preserve"> (to leverage unannotated CT data), and </w:t>
      </w:r>
      <w:r w:rsidRPr="008E09A2">
        <w:rPr>
          <w:rFonts w:asciiTheme="majorBidi" w:eastAsiaTheme="majorEastAsia" w:hAnsiTheme="majorBidi" w:cstheme="majorBidi"/>
          <w:b/>
          <w:bCs/>
          <w:kern w:val="0"/>
          <w:highlight w:val="yellow"/>
          <w14:ligatures w14:val="none"/>
        </w:rPr>
        <w:t>active learning</w:t>
      </w:r>
      <w:r w:rsidRPr="008E09A2">
        <w:rPr>
          <w:rFonts w:asciiTheme="majorBidi" w:eastAsiaTheme="majorEastAsia" w:hAnsiTheme="majorBidi" w:cstheme="majorBidi"/>
          <w:kern w:val="0"/>
          <w:highlight w:val="yellow"/>
          <w14:ligatures w14:val="none"/>
        </w:rPr>
        <w:t xml:space="preserve"> (to direct expert review toward ambiguous cases) may address data scarcity and annotation subjectivity. Reframing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as a regression or ordinal task could yield more granular severity scores, aligning better with the clinical spectrum of orbital injuries. Additionally, multimodal imaging (e.g., MRI) and advanced visualization techniques may enhance optic nerve assessment and overcome limitations noted in expert comparisons.</w:t>
      </w:r>
    </w:p>
    <w:p w14:paraId="11A571EE" w14:textId="03B5F96E" w:rsidR="008E09A2" w:rsidRPr="008E09A2" w:rsidRDefault="008E09A2" w:rsidP="008E09A2">
      <w:pPr>
        <w:spacing w:line="360" w:lineRule="auto"/>
        <w:jc w:val="both"/>
        <w:rPr>
          <w:rFonts w:asciiTheme="majorBidi" w:eastAsiaTheme="majorEastAsia" w:hAnsiTheme="majorBidi" w:cstheme="majorBidi"/>
          <w:kern w:val="0"/>
          <w:highlight w:val="yellow"/>
          <w14:ligatures w14:val="none"/>
        </w:rPr>
      </w:pPr>
      <w:r w:rsidRPr="008E09A2">
        <w:rPr>
          <w:rFonts w:asciiTheme="majorBidi" w:eastAsiaTheme="majorEastAsia" w:hAnsiTheme="majorBidi" w:cstheme="majorBidi"/>
          <w:kern w:val="0"/>
          <w:highlight w:val="yellow"/>
          <w14:ligatures w14:val="none"/>
        </w:rPr>
        <w:t xml:space="preserve">Finally, combining high-performance BOF detection systems (e.g., Li et al., Kim et al.) with our </w:t>
      </w:r>
      <w:r w:rsidR="008920D9">
        <w:rPr>
          <w:rFonts w:asciiTheme="majorBidi" w:eastAsiaTheme="majorEastAsia" w:hAnsiTheme="majorBidi" w:cstheme="majorBidi"/>
          <w:kern w:val="0"/>
          <w:highlight w:val="yellow"/>
          <w14:ligatures w14:val="none"/>
        </w:rPr>
        <w:t>severity estimation</w:t>
      </w:r>
      <w:r w:rsidRPr="008E09A2">
        <w:rPr>
          <w:rFonts w:asciiTheme="majorBidi" w:eastAsiaTheme="majorEastAsia" w:hAnsiTheme="majorBidi" w:cstheme="majorBidi"/>
          <w:kern w:val="0"/>
          <w:highlight w:val="yellow"/>
          <w14:ligatures w14:val="none"/>
        </w:rPr>
        <w:t xml:space="preserve"> framework could create a comprehensive diagnostic pipeline capable of both identifying fractures and prioritizing cases by urgency. Such integration would be particularly valuable in emergency departments without ophthalmology expertise, facilitating consistent, timely triage and referral.</w:t>
      </w:r>
    </w:p>
    <w:bookmarkEnd w:id="11"/>
    <w:p w14:paraId="6FF09462" w14:textId="267E294D" w:rsidR="003B6EEB" w:rsidRPr="001E2883" w:rsidRDefault="00362E7C" w:rsidP="003B6EEB">
      <w:pPr>
        <w:pStyle w:val="ListParagraph"/>
        <w:numPr>
          <w:ilvl w:val="0"/>
          <w:numId w:val="7"/>
        </w:numPr>
        <w:spacing w:line="360" w:lineRule="auto"/>
        <w:jc w:val="both"/>
        <w:rPr>
          <w:rFonts w:asciiTheme="majorBidi" w:eastAsiaTheme="majorEastAsia" w:hAnsiTheme="majorBidi" w:cstheme="majorBidi"/>
          <w:b/>
          <w:bCs/>
          <w:kern w:val="0"/>
          <w:sz w:val="28"/>
          <w:szCs w:val="28"/>
          <w:highlight w:val="yellow"/>
          <w14:ligatures w14:val="none"/>
        </w:rPr>
      </w:pPr>
      <w:r w:rsidRPr="001E2883">
        <w:rPr>
          <w:rFonts w:asciiTheme="majorBidi" w:eastAsiaTheme="majorEastAsia" w:hAnsiTheme="majorBidi" w:cstheme="majorBidi"/>
          <w:b/>
          <w:bCs/>
          <w:kern w:val="0"/>
          <w:sz w:val="28"/>
          <w:szCs w:val="28"/>
          <w:highlight w:val="yellow"/>
          <w14:ligatures w14:val="none"/>
        </w:rPr>
        <w:t>Conclusion</w:t>
      </w:r>
    </w:p>
    <w:p w14:paraId="435335FB" w14:textId="43F78752" w:rsidR="00332466" w:rsidRPr="00B01A29" w:rsidRDefault="008E09A2" w:rsidP="001E2883">
      <w:pPr>
        <w:spacing w:line="360" w:lineRule="auto"/>
        <w:jc w:val="both"/>
        <w:rPr>
          <w:rStyle w:val="eop"/>
          <w:rFonts w:asciiTheme="majorBidi" w:eastAsiaTheme="majorEastAsia" w:hAnsiTheme="majorBidi" w:cstheme="majorBidi"/>
          <w:b/>
          <w:bCs/>
          <w:kern w:val="0"/>
          <w:sz w:val="24"/>
          <w:szCs w:val="24"/>
          <w14:ligatures w14:val="none"/>
        </w:rPr>
      </w:pPr>
      <w:r w:rsidRPr="001E2883">
        <w:rPr>
          <w:rFonts w:ascii="Times New Roman" w:eastAsia="Times New Roman" w:hAnsi="Times New Roman" w:cs="Times New Roman"/>
          <w:kern w:val="0"/>
          <w:highlight w:val="yellow"/>
          <w14:ligatures w14:val="none"/>
        </w:rPr>
        <w:t xml:space="preserve">Our interpretable CNN-based diagnostic frameworks demonstrated strong performance in automated detection and </w:t>
      </w:r>
      <w:r w:rsidR="008920D9">
        <w:rPr>
          <w:rFonts w:ascii="Times New Roman" w:eastAsia="Times New Roman" w:hAnsi="Times New Roman" w:cs="Times New Roman"/>
          <w:kern w:val="0"/>
          <w:highlight w:val="yellow"/>
          <w14:ligatures w14:val="none"/>
        </w:rPr>
        <w:t>severity estimation</w:t>
      </w:r>
      <w:r w:rsidRPr="001E2883">
        <w:rPr>
          <w:rFonts w:ascii="Times New Roman" w:eastAsia="Times New Roman" w:hAnsi="Times New Roman" w:cs="Times New Roman"/>
          <w:kern w:val="0"/>
          <w:highlight w:val="yellow"/>
          <w14:ligatures w14:val="none"/>
        </w:rPr>
        <w:t xml:space="preserve"> of orbital fractures in CT imaging, achieving 81% accuracy for fracture detection and 64% for </w:t>
      </w:r>
      <w:r w:rsidR="008920D9">
        <w:rPr>
          <w:rFonts w:ascii="Times New Roman" w:eastAsia="Times New Roman" w:hAnsi="Times New Roman" w:cs="Times New Roman"/>
          <w:kern w:val="0"/>
          <w:highlight w:val="yellow"/>
          <w14:ligatures w14:val="none"/>
        </w:rPr>
        <w:t>severity estimation</w:t>
      </w:r>
      <w:r w:rsidRPr="001E2883">
        <w:rPr>
          <w:rFonts w:ascii="Times New Roman" w:eastAsia="Times New Roman" w:hAnsi="Times New Roman" w:cs="Times New Roman"/>
          <w:kern w:val="0"/>
          <w:highlight w:val="yellow"/>
          <w14:ligatures w14:val="none"/>
        </w:rPr>
        <w:t>.</w:t>
      </w:r>
      <w:r w:rsidR="003B6EEB" w:rsidRPr="001E2883">
        <w:rPr>
          <w:rFonts w:ascii="Times New Roman" w:eastAsia="Times New Roman" w:hAnsi="Times New Roman" w:cs="Times New Roman"/>
          <w:kern w:val="0"/>
          <w:highlight w:val="yellow"/>
          <w14:ligatures w14:val="none"/>
        </w:rPr>
        <w:t xml:space="preserve"> </w:t>
      </w:r>
      <w:r w:rsidRPr="001E2883">
        <w:rPr>
          <w:rFonts w:ascii="Times New Roman" w:eastAsia="Times New Roman" w:hAnsi="Times New Roman" w:cs="Times New Roman"/>
          <w:kern w:val="0"/>
          <w:highlight w:val="yellow"/>
          <w14:ligatures w14:val="none"/>
        </w:rPr>
        <w:t>Validated by Grad-CAM visualizations of clinically meaningful orbital regions, these CNN-based systems can enhance diagnostic accuracy and support clinical decision-making in emergency care</w:t>
      </w:r>
      <w:r w:rsidR="003B6EEB" w:rsidRPr="001E2883">
        <w:rPr>
          <w:rFonts w:ascii="Times New Roman" w:eastAsia="Times New Roman" w:hAnsi="Times New Roman" w:cs="Times New Roman"/>
          <w:kern w:val="0"/>
          <w:highlight w:val="yellow"/>
          <w14:ligatures w14:val="none"/>
        </w:rPr>
        <w:t xml:space="preserve">. </w:t>
      </w:r>
      <w:r w:rsidRPr="001E2883">
        <w:rPr>
          <w:rFonts w:ascii="Times New Roman" w:eastAsia="Times New Roman" w:hAnsi="Times New Roman" w:cs="Times New Roman"/>
          <w:kern w:val="0"/>
          <w:highlight w:val="yellow"/>
          <w14:ligatures w14:val="none"/>
        </w:rPr>
        <w:t>Although constrained by sample size and injury diversity, this study shows that interpretable CNN-based models can facilitate timely and standardized diagnosis of orbital injuries, offering a foundation for integration into routine clinical practice</w:t>
      </w:r>
      <w:r w:rsidR="003B6EEB" w:rsidRPr="001E2883">
        <w:rPr>
          <w:rFonts w:ascii="Times New Roman" w:eastAsia="Times New Roman" w:hAnsi="Times New Roman" w:cs="Times New Roman"/>
          <w:kern w:val="0"/>
          <w:highlight w:val="yellow"/>
          <w14:ligatures w14:val="none"/>
        </w:rPr>
        <w:t>.</w:t>
      </w:r>
      <w:r w:rsidR="001E2883" w:rsidRPr="001E2883">
        <w:rPr>
          <w:rFonts w:ascii="Times New Roman" w:eastAsia="Times New Roman" w:hAnsi="Times New Roman" w:cs="Times New Roman"/>
          <w:kern w:val="0"/>
          <w:highlight w:val="yellow"/>
          <w14:ligatures w14:val="none"/>
        </w:rPr>
        <w:t xml:space="preserve"> All source code developed in this study is openly accessible at </w:t>
      </w:r>
      <w:hyperlink r:id="rId13" w:history="1">
        <w:r w:rsidR="001E2883" w:rsidRPr="001E2883">
          <w:rPr>
            <w:rStyle w:val="Hyperlink"/>
            <w:rFonts w:asciiTheme="majorBidi" w:hAnsiTheme="majorBidi" w:cstheme="majorBidi"/>
            <w:highlight w:val="yellow"/>
          </w:rPr>
          <w:t>https://github.com/Nadiam75/orbital-injury-detection/</w:t>
        </w:r>
      </w:hyperlink>
      <w:r w:rsidR="001E2883" w:rsidRPr="001E2883">
        <w:rPr>
          <w:rFonts w:asciiTheme="majorBidi" w:hAnsiTheme="majorBidi" w:cstheme="majorBidi"/>
          <w:highlight w:val="yellow"/>
        </w:rPr>
        <w:t xml:space="preserve"> .</w:t>
      </w:r>
    </w:p>
    <w:p w14:paraId="51D2B536" w14:textId="77777777" w:rsidR="00332466" w:rsidRPr="00740968" w:rsidRDefault="00332466" w:rsidP="00740968">
      <w:pPr>
        <w:pStyle w:val="paragraph"/>
        <w:spacing w:before="0" w:beforeAutospacing="0" w:after="0" w:afterAutospacing="0" w:line="360" w:lineRule="auto"/>
        <w:jc w:val="both"/>
        <w:textAlignment w:val="baseline"/>
        <w:rPr>
          <w:rFonts w:asciiTheme="majorBidi" w:hAnsiTheme="majorBidi" w:cstheme="majorBidi"/>
          <w:sz w:val="18"/>
          <w:szCs w:val="18"/>
        </w:rPr>
      </w:pPr>
    </w:p>
    <w:p w14:paraId="47D095D0" w14:textId="00784610" w:rsidR="003045A6" w:rsidRPr="00740968" w:rsidRDefault="00332466" w:rsidP="00740968">
      <w:pPr>
        <w:pStyle w:val="paragraph"/>
        <w:spacing w:before="0" w:beforeAutospacing="0" w:after="0" w:afterAutospacing="0" w:line="360" w:lineRule="auto"/>
        <w:jc w:val="both"/>
        <w:textAlignment w:val="baseline"/>
        <w:rPr>
          <w:rStyle w:val="normaltextrun"/>
          <w:rFonts w:asciiTheme="majorBidi" w:eastAsiaTheme="majorEastAsia" w:hAnsiTheme="majorBidi" w:cstheme="majorBidi"/>
          <w:b/>
          <w:bCs/>
          <w:color w:val="000000" w:themeColor="text1"/>
          <w:sz w:val="28"/>
          <w:szCs w:val="28"/>
        </w:rPr>
      </w:pPr>
      <w:r w:rsidRPr="00740968">
        <w:rPr>
          <w:rStyle w:val="normaltextrun"/>
          <w:rFonts w:asciiTheme="majorBidi" w:eastAsiaTheme="majorEastAsia" w:hAnsiTheme="majorBidi" w:cstheme="majorBidi"/>
          <w:b/>
          <w:bCs/>
          <w:color w:val="000000" w:themeColor="text1"/>
          <w:sz w:val="28"/>
          <w:szCs w:val="28"/>
        </w:rPr>
        <w:t xml:space="preserve">References: </w:t>
      </w:r>
    </w:p>
    <w:p w14:paraId="65C20D7C" w14:textId="77777777" w:rsidR="00332466" w:rsidRPr="00740968" w:rsidRDefault="00332466" w:rsidP="00740968">
      <w:pPr>
        <w:pStyle w:val="paragraph"/>
        <w:spacing w:before="0" w:beforeAutospacing="0" w:after="0" w:afterAutospacing="0" w:line="360" w:lineRule="auto"/>
        <w:jc w:val="both"/>
        <w:textAlignment w:val="baseline"/>
        <w:rPr>
          <w:rFonts w:asciiTheme="majorBidi" w:hAnsiTheme="majorBidi" w:cstheme="majorBidi"/>
          <w:b/>
          <w:bCs/>
          <w:color w:val="000000" w:themeColor="text1"/>
          <w:sz w:val="16"/>
          <w:szCs w:val="16"/>
        </w:rPr>
      </w:pPr>
    </w:p>
    <w:p w14:paraId="174CE209" w14:textId="29207920" w:rsidR="00F715E9" w:rsidRPr="00740968" w:rsidRDefault="003045A6" w:rsidP="00740968">
      <w:pPr>
        <w:pStyle w:val="paragraph"/>
        <w:spacing w:before="0" w:beforeAutospacing="0" w:after="0" w:afterAutospacing="0" w:line="360" w:lineRule="auto"/>
        <w:jc w:val="both"/>
        <w:textAlignment w:val="baseline"/>
        <w:rPr>
          <w:rFonts w:asciiTheme="majorBidi" w:hAnsiTheme="majorBidi" w:cstheme="majorBidi"/>
          <w:sz w:val="18"/>
          <w:szCs w:val="18"/>
          <w:lang w:bidi="fa-IR"/>
        </w:rPr>
      </w:pPr>
      <w:r w:rsidRPr="00740968">
        <w:rPr>
          <w:rStyle w:val="eop"/>
          <w:rFonts w:asciiTheme="majorBidi" w:eastAsiaTheme="majorEastAsia" w:hAnsiTheme="majorBidi" w:cstheme="majorBidi"/>
          <w:sz w:val="22"/>
          <w:szCs w:val="22"/>
        </w:rPr>
        <w:t> </w:t>
      </w:r>
    </w:p>
    <w:p w14:paraId="18C7B105" w14:textId="42CA6EB0" w:rsidR="009D493B" w:rsidRPr="009D493B" w:rsidRDefault="00F715E9" w:rsidP="009D493B">
      <w:pPr>
        <w:pStyle w:val="EndNoteBibliography"/>
        <w:spacing w:after="0"/>
        <w:ind w:left="720" w:hanging="720"/>
      </w:pPr>
      <w:r w:rsidRPr="00740968">
        <w:rPr>
          <w:rFonts w:asciiTheme="majorBidi" w:hAnsiTheme="majorBidi" w:cstheme="majorBidi"/>
        </w:rPr>
        <w:fldChar w:fldCharType="begin"/>
      </w:r>
      <w:r w:rsidRPr="00740968">
        <w:rPr>
          <w:rFonts w:asciiTheme="majorBidi" w:hAnsiTheme="majorBidi" w:cstheme="majorBidi"/>
        </w:rPr>
        <w:instrText xml:space="preserve"> ADDIN EN.REFLIST </w:instrText>
      </w:r>
      <w:r w:rsidRPr="00740968">
        <w:rPr>
          <w:rFonts w:asciiTheme="majorBidi" w:hAnsiTheme="majorBidi" w:cstheme="majorBidi"/>
        </w:rPr>
        <w:fldChar w:fldCharType="separate"/>
      </w:r>
      <w:r w:rsidR="009D493B" w:rsidRPr="009D493B">
        <w:t>1.</w:t>
      </w:r>
      <w:r w:rsidR="009D493B" w:rsidRPr="009D493B">
        <w:tab/>
        <w:t xml:space="preserve">Scolozzi, P., </w:t>
      </w:r>
      <w:r w:rsidR="009D493B" w:rsidRPr="009D493B">
        <w:rPr>
          <w:i/>
        </w:rPr>
        <w:t>Reflections on a patient-centered approach to treatment of blow-out fractures: Why the wisdom of the past</w:t>
      </w:r>
      <w:r w:rsidR="00D87640">
        <w:rPr>
          <w:i/>
        </w:rPr>
        <w:t xml:space="preserve"> </w:t>
      </w:r>
      <w:r w:rsidR="009D493B" w:rsidRPr="009D493B">
        <w:rPr>
          <w:i/>
        </w:rPr>
        <w:t>must guide our decision-making.</w:t>
      </w:r>
      <w:r w:rsidR="009D493B" w:rsidRPr="009D493B">
        <w:t xml:space="preserve"> Journal of Plastic, Reconstructive &amp; Aesthetic Surgery, 2022. </w:t>
      </w:r>
      <w:r w:rsidR="009D493B" w:rsidRPr="009D493B">
        <w:rPr>
          <w:b/>
        </w:rPr>
        <w:t>75</w:t>
      </w:r>
      <w:r w:rsidR="009D493B" w:rsidRPr="009D493B">
        <w:t>(7): p. 2268-2276.</w:t>
      </w:r>
    </w:p>
    <w:p w14:paraId="7E0D10A2" w14:textId="77777777" w:rsidR="009D493B" w:rsidRPr="009D493B" w:rsidRDefault="009D493B" w:rsidP="009D493B">
      <w:pPr>
        <w:pStyle w:val="EndNoteBibliography"/>
        <w:spacing w:after="0"/>
        <w:ind w:left="720" w:hanging="720"/>
      </w:pPr>
      <w:r w:rsidRPr="009D493B">
        <w:t>2.</w:t>
      </w:r>
      <w:r w:rsidRPr="009D493B">
        <w:tab/>
        <w:t xml:space="preserve">Bord, S.P. and J. Linden, </w:t>
      </w:r>
      <w:r w:rsidRPr="009D493B">
        <w:rPr>
          <w:i/>
        </w:rPr>
        <w:t>Trauma to the Globe and Orbit.</w:t>
      </w:r>
      <w:r w:rsidRPr="009D493B">
        <w:t xml:space="preserve"> Emergency Medicine Clinics of North America, 2008. </w:t>
      </w:r>
      <w:r w:rsidRPr="009D493B">
        <w:rPr>
          <w:b/>
        </w:rPr>
        <w:t>26</w:t>
      </w:r>
      <w:r w:rsidRPr="009D493B">
        <w:t>(1): p. 97-123.</w:t>
      </w:r>
    </w:p>
    <w:p w14:paraId="0E9C9598" w14:textId="77777777" w:rsidR="009D493B" w:rsidRPr="009D493B" w:rsidRDefault="009D493B" w:rsidP="009D493B">
      <w:pPr>
        <w:pStyle w:val="EndNoteBibliography"/>
        <w:spacing w:after="0"/>
        <w:ind w:left="720" w:hanging="720"/>
      </w:pPr>
      <w:r w:rsidRPr="009D493B">
        <w:t>3.</w:t>
      </w:r>
      <w:r w:rsidRPr="009D493B">
        <w:tab/>
        <w:t xml:space="preserve">Rhee, S.H., et al., </w:t>
      </w:r>
      <w:r w:rsidRPr="009D493B">
        <w:rPr>
          <w:i/>
        </w:rPr>
        <w:t>Effectiveness of Computed Tomography for Blow-out Fracture.</w:t>
      </w:r>
      <w:r w:rsidRPr="009D493B">
        <w:t xml:space="preserve"> Maxillofac Plast Reconstr Surg, 2014. </w:t>
      </w:r>
      <w:r w:rsidRPr="009D493B">
        <w:rPr>
          <w:b/>
        </w:rPr>
        <w:t>36</w:t>
      </w:r>
      <w:r w:rsidRPr="009D493B">
        <w:t>(6): p. 273-9.</w:t>
      </w:r>
    </w:p>
    <w:p w14:paraId="687AEC40" w14:textId="77777777" w:rsidR="009D493B" w:rsidRPr="009D493B" w:rsidRDefault="009D493B" w:rsidP="009D493B">
      <w:pPr>
        <w:pStyle w:val="EndNoteBibliography"/>
        <w:spacing w:after="0"/>
        <w:ind w:left="720" w:hanging="720"/>
      </w:pPr>
      <w:r w:rsidRPr="009D493B">
        <w:t>4.</w:t>
      </w:r>
      <w:r w:rsidRPr="009D493B">
        <w:tab/>
        <w:t xml:space="preserve">Santos, D., et al., </w:t>
      </w:r>
      <w:r w:rsidRPr="009D493B">
        <w:rPr>
          <w:i/>
        </w:rPr>
        <w:t>Computed tomography imaging strategies and perspectives in orbital fractures.</w:t>
      </w:r>
      <w:r w:rsidRPr="009D493B">
        <w:t xml:space="preserve"> Journal of applied oral science : revista FOB, 2007. </w:t>
      </w:r>
      <w:r w:rsidRPr="009D493B">
        <w:rPr>
          <w:b/>
        </w:rPr>
        <w:t>15</w:t>
      </w:r>
      <w:r w:rsidRPr="009D493B">
        <w:t>: p. 135-9.</w:t>
      </w:r>
    </w:p>
    <w:p w14:paraId="5C4AD2F1" w14:textId="77777777" w:rsidR="009D493B" w:rsidRPr="009D493B" w:rsidRDefault="009D493B" w:rsidP="009D493B">
      <w:pPr>
        <w:pStyle w:val="EndNoteBibliography"/>
        <w:spacing w:after="0"/>
        <w:ind w:left="720" w:hanging="720"/>
      </w:pPr>
      <w:r w:rsidRPr="009D493B">
        <w:t>5.</w:t>
      </w:r>
      <w:r w:rsidRPr="009D493B">
        <w:tab/>
        <w:t xml:space="preserve">Li, L., et al., </w:t>
      </w:r>
      <w:r w:rsidRPr="009D493B">
        <w:rPr>
          <w:i/>
        </w:rPr>
        <w:t>Deep Convolutional Neural Networks for Automatic Detection of Orbital Blowout Fractures.</w:t>
      </w:r>
      <w:r w:rsidRPr="009D493B">
        <w:t xml:space="preserve"> J Craniofac Surg, 2020. </w:t>
      </w:r>
      <w:r w:rsidRPr="009D493B">
        <w:rPr>
          <w:b/>
        </w:rPr>
        <w:t>31</w:t>
      </w:r>
      <w:r w:rsidRPr="009D493B">
        <w:t>(2): p. 400-403.</w:t>
      </w:r>
    </w:p>
    <w:p w14:paraId="237ABDF1" w14:textId="77777777" w:rsidR="009D493B" w:rsidRPr="009D493B" w:rsidRDefault="009D493B" w:rsidP="009D493B">
      <w:pPr>
        <w:pStyle w:val="EndNoteBibliography"/>
        <w:spacing w:after="0"/>
        <w:ind w:left="720" w:hanging="720"/>
      </w:pPr>
      <w:r w:rsidRPr="009D493B">
        <w:t>6.</w:t>
      </w:r>
      <w:r w:rsidRPr="009D493B">
        <w:tab/>
        <w:t xml:space="preserve">Umapathy, L., et al., </w:t>
      </w:r>
      <w:r w:rsidRPr="009D493B">
        <w:rPr>
          <w:i/>
        </w:rPr>
        <w:t>Fully Automated Segmentation of Globes for Volume Quantification in CT Images of Orbits using Deep Learning.</w:t>
      </w:r>
      <w:r w:rsidRPr="009D493B">
        <w:t xml:space="preserve"> AJNR Am J Neuroradiol, 2020. </w:t>
      </w:r>
      <w:r w:rsidRPr="009D493B">
        <w:rPr>
          <w:b/>
        </w:rPr>
        <w:t>41</w:t>
      </w:r>
      <w:r w:rsidRPr="009D493B">
        <w:t>(6): p. 1061-1069.</w:t>
      </w:r>
    </w:p>
    <w:p w14:paraId="4248E59B" w14:textId="77777777" w:rsidR="009D493B" w:rsidRPr="009D493B" w:rsidRDefault="009D493B" w:rsidP="009D493B">
      <w:pPr>
        <w:pStyle w:val="EndNoteBibliography"/>
        <w:spacing w:after="0"/>
        <w:ind w:left="720" w:hanging="720"/>
      </w:pPr>
      <w:r w:rsidRPr="009D493B">
        <w:lastRenderedPageBreak/>
        <w:t>7.</w:t>
      </w:r>
      <w:r w:rsidRPr="009D493B">
        <w:tab/>
        <w:t xml:space="preserve">Rossin, E.J., et al., </w:t>
      </w:r>
      <w:r w:rsidRPr="009D493B">
        <w:rPr>
          <w:i/>
        </w:rPr>
        <w:t>Factors Associated With Increased Risk of Serious Ocular Injury in the Setting of Orbital Fracture.</w:t>
      </w:r>
      <w:r w:rsidRPr="009D493B">
        <w:t xml:space="preserve"> JAMA Ophthalmol, 2021. </w:t>
      </w:r>
      <w:r w:rsidRPr="009D493B">
        <w:rPr>
          <w:b/>
        </w:rPr>
        <w:t>139</w:t>
      </w:r>
      <w:r w:rsidRPr="009D493B">
        <w:t>(1): p. 77-83.</w:t>
      </w:r>
    </w:p>
    <w:p w14:paraId="32B99FD8" w14:textId="77777777" w:rsidR="009D493B" w:rsidRPr="009D493B" w:rsidRDefault="009D493B" w:rsidP="009D493B">
      <w:pPr>
        <w:pStyle w:val="EndNoteBibliography"/>
        <w:spacing w:after="0"/>
        <w:ind w:left="720" w:hanging="720"/>
      </w:pPr>
      <w:r w:rsidRPr="009D493B">
        <w:t>8.</w:t>
      </w:r>
      <w:r w:rsidRPr="009D493B">
        <w:tab/>
        <w:t xml:space="preserve">Bao, X.L., et al., </w:t>
      </w:r>
      <w:r w:rsidRPr="009D493B">
        <w:rPr>
          <w:i/>
        </w:rPr>
        <w:t>Automatic Identification and Segmentation of Orbital Blowout Fractures Based on Artificial Intelligence.</w:t>
      </w:r>
      <w:r w:rsidRPr="009D493B">
        <w:t xml:space="preserve"> Transl Vis Sci Technol, 2023. </w:t>
      </w:r>
      <w:r w:rsidRPr="009D493B">
        <w:rPr>
          <w:b/>
        </w:rPr>
        <w:t>12</w:t>
      </w:r>
      <w:r w:rsidRPr="009D493B">
        <w:t>(4): p. 7.</w:t>
      </w:r>
    </w:p>
    <w:p w14:paraId="2FADA4B1" w14:textId="77777777" w:rsidR="009D493B" w:rsidRPr="009D493B" w:rsidRDefault="009D493B" w:rsidP="009D493B">
      <w:pPr>
        <w:pStyle w:val="EndNoteBibliography"/>
        <w:spacing w:after="0"/>
        <w:ind w:left="720" w:hanging="720"/>
      </w:pPr>
      <w:r w:rsidRPr="009D493B">
        <w:t>9.</w:t>
      </w:r>
      <w:r w:rsidRPr="009D493B">
        <w:tab/>
        <w:t xml:space="preserve">Galant, K., et al. </w:t>
      </w:r>
      <w:r w:rsidRPr="009D493B">
        <w:rPr>
          <w:i/>
        </w:rPr>
        <w:t>The Orbital Destruction Intensity Classification—An Easy-to-Use, Numerical Scale for Assessing the Severity of Orbital Fractures</w:t>
      </w:r>
      <w:r w:rsidRPr="009D493B">
        <w:t xml:space="preserve">. Journal of Clinical Medicine, 2025. </w:t>
      </w:r>
      <w:r w:rsidRPr="009D493B">
        <w:rPr>
          <w:b/>
        </w:rPr>
        <w:t>14</w:t>
      </w:r>
      <w:r w:rsidRPr="009D493B">
        <w:t>,  DOI: 10.3390/jcm14113826.</w:t>
      </w:r>
    </w:p>
    <w:p w14:paraId="4ADDCF49" w14:textId="77777777" w:rsidR="009D493B" w:rsidRPr="009D493B" w:rsidRDefault="009D493B" w:rsidP="009D493B">
      <w:pPr>
        <w:pStyle w:val="EndNoteBibliography"/>
        <w:spacing w:after="0"/>
        <w:ind w:left="720" w:hanging="720"/>
      </w:pPr>
      <w:r w:rsidRPr="009D493B">
        <w:t>10.</w:t>
      </w:r>
      <w:r w:rsidRPr="009D493B">
        <w:tab/>
        <w:t xml:space="preserve">Timkovic, J., et al., </w:t>
      </w:r>
      <w:r w:rsidRPr="009D493B">
        <w:rPr>
          <w:i/>
        </w:rPr>
        <w:t>Role of orthoptics and scoring system for orbital floor blowout fracture: surgical or conservative treatment.</w:t>
      </w:r>
      <w:r w:rsidRPr="009D493B">
        <w:t xml:space="preserve"> Int J Ophthalmol, 2021. </w:t>
      </w:r>
      <w:r w:rsidRPr="009D493B">
        <w:rPr>
          <w:b/>
        </w:rPr>
        <w:t>14</w:t>
      </w:r>
      <w:r w:rsidRPr="009D493B">
        <w:t>(12): p. 1928-1934.</w:t>
      </w:r>
    </w:p>
    <w:p w14:paraId="695CE248" w14:textId="77777777" w:rsidR="009D493B" w:rsidRPr="009D493B" w:rsidRDefault="009D493B" w:rsidP="009D493B">
      <w:pPr>
        <w:pStyle w:val="EndNoteBibliography"/>
        <w:spacing w:after="0"/>
        <w:ind w:left="720" w:hanging="720"/>
      </w:pPr>
      <w:r w:rsidRPr="009D493B">
        <w:t>11.</w:t>
      </w:r>
      <w:r w:rsidRPr="009D493B">
        <w:tab/>
        <w:t xml:space="preserve">Ritschl, L.M., et al., </w:t>
      </w:r>
      <w:r w:rsidRPr="009D493B">
        <w:rPr>
          <w:i/>
        </w:rPr>
        <w:t>Results of a Clinical Scoring System Regarding Symptoms and Surgical Treatment of Isolated Unilateral Zygomatico-Orbital Fractures: A Single-Centre Retrospective Analysis of 461 Cases.</w:t>
      </w:r>
      <w:r w:rsidRPr="009D493B">
        <w:t xml:space="preserve"> J Clin Med, 2022. </w:t>
      </w:r>
      <w:r w:rsidRPr="009D493B">
        <w:rPr>
          <w:b/>
        </w:rPr>
        <w:t>11</w:t>
      </w:r>
      <w:r w:rsidRPr="009D493B">
        <w:t>(8).</w:t>
      </w:r>
    </w:p>
    <w:p w14:paraId="7034D328" w14:textId="77777777" w:rsidR="009D493B" w:rsidRPr="009D493B" w:rsidRDefault="009D493B" w:rsidP="009D493B">
      <w:pPr>
        <w:pStyle w:val="EndNoteBibliography"/>
        <w:spacing w:after="0"/>
        <w:ind w:left="720" w:hanging="720"/>
      </w:pPr>
      <w:r w:rsidRPr="009D493B">
        <w:t>12.</w:t>
      </w:r>
      <w:r w:rsidRPr="009D493B">
        <w:tab/>
        <w:t xml:space="preserve">Wawer Matos, P.A., et al., </w:t>
      </w:r>
      <w:r w:rsidRPr="009D493B">
        <w:rPr>
          <w:i/>
        </w:rPr>
        <w:t>Artificial Intelligence in Ophthalmology - Status Quo and Future Perspectives.</w:t>
      </w:r>
      <w:r w:rsidRPr="009D493B">
        <w:t xml:space="preserve"> Semin Ophthalmol, 2023. </w:t>
      </w:r>
      <w:r w:rsidRPr="009D493B">
        <w:rPr>
          <w:b/>
        </w:rPr>
        <w:t>38</w:t>
      </w:r>
      <w:r w:rsidRPr="009D493B">
        <w:t>(3): p. 226-237.</w:t>
      </w:r>
    </w:p>
    <w:p w14:paraId="44FBFD66" w14:textId="77777777" w:rsidR="009D493B" w:rsidRPr="009D493B" w:rsidRDefault="009D493B" w:rsidP="009D493B">
      <w:pPr>
        <w:pStyle w:val="EndNoteBibliography"/>
        <w:spacing w:after="0"/>
        <w:ind w:left="720" w:hanging="720"/>
      </w:pPr>
      <w:r w:rsidRPr="009D493B">
        <w:t>13.</w:t>
      </w:r>
      <w:r w:rsidRPr="009D493B">
        <w:tab/>
        <w:t xml:space="preserve">Hamwood, J., et al., </w:t>
      </w:r>
      <w:r w:rsidRPr="009D493B">
        <w:rPr>
          <w:i/>
        </w:rPr>
        <w:t>A deep learning method for automatic segmentation of the bony orbit in MRI and CT images.</w:t>
      </w:r>
      <w:r w:rsidRPr="009D493B">
        <w:t xml:space="preserve"> Sci Rep, 2021. </w:t>
      </w:r>
      <w:r w:rsidRPr="009D493B">
        <w:rPr>
          <w:b/>
        </w:rPr>
        <w:t>11</w:t>
      </w:r>
      <w:r w:rsidRPr="009D493B">
        <w:t>(1): p. 13693.</w:t>
      </w:r>
    </w:p>
    <w:p w14:paraId="7F213BB6" w14:textId="77777777" w:rsidR="009D493B" w:rsidRPr="009D493B" w:rsidRDefault="009D493B" w:rsidP="009D493B">
      <w:pPr>
        <w:pStyle w:val="EndNoteBibliography"/>
        <w:spacing w:after="0"/>
        <w:ind w:left="720" w:hanging="720"/>
      </w:pPr>
      <w:r w:rsidRPr="009D493B">
        <w:t>14.</w:t>
      </w:r>
      <w:r w:rsidRPr="009D493B">
        <w:tab/>
        <w:t xml:space="preserve">Morita, D., et al., </w:t>
      </w:r>
      <w:r w:rsidRPr="009D493B">
        <w:rPr>
          <w:i/>
        </w:rPr>
        <w:t>Automatic orbital segmentation using deep learning-based 2D U-net and accuracy evaluation: A retrospective study.</w:t>
      </w:r>
      <w:r w:rsidRPr="009D493B">
        <w:t xml:space="preserve"> J Craniomaxillofac Surg, 2023. </w:t>
      </w:r>
      <w:r w:rsidRPr="009D493B">
        <w:rPr>
          <w:b/>
        </w:rPr>
        <w:t>51</w:t>
      </w:r>
      <w:r w:rsidRPr="009D493B">
        <w:t>(10): p. 609-613.</w:t>
      </w:r>
    </w:p>
    <w:p w14:paraId="24632A4E" w14:textId="77777777" w:rsidR="009D493B" w:rsidRPr="009D493B" w:rsidRDefault="009D493B" w:rsidP="009D493B">
      <w:pPr>
        <w:pStyle w:val="EndNoteBibliography"/>
        <w:spacing w:after="0"/>
        <w:ind w:left="720" w:hanging="720"/>
      </w:pPr>
      <w:r w:rsidRPr="009D493B">
        <w:t>15.</w:t>
      </w:r>
      <w:r w:rsidRPr="009D493B">
        <w:tab/>
        <w:t xml:space="preserve">Zhang, J., et al., </w:t>
      </w:r>
      <w:r w:rsidRPr="009D493B">
        <w:rPr>
          <w:i/>
        </w:rPr>
        <w:t>Context-guided fully convolutional networks for joint craniomaxillofacial bone segmentation and landmark digitization.</w:t>
      </w:r>
      <w:r w:rsidRPr="009D493B">
        <w:t xml:space="preserve"> Med Image Anal, 2020. </w:t>
      </w:r>
      <w:r w:rsidRPr="009D493B">
        <w:rPr>
          <w:b/>
        </w:rPr>
        <w:t>60</w:t>
      </w:r>
      <w:r w:rsidRPr="009D493B">
        <w:t>: p. 101621.</w:t>
      </w:r>
    </w:p>
    <w:p w14:paraId="3C94BF1C" w14:textId="77777777" w:rsidR="009D493B" w:rsidRPr="009D493B" w:rsidRDefault="009D493B" w:rsidP="009D493B">
      <w:pPr>
        <w:pStyle w:val="EndNoteBibliography"/>
        <w:spacing w:after="0"/>
        <w:ind w:left="720" w:hanging="720"/>
      </w:pPr>
      <w:r w:rsidRPr="009D493B">
        <w:t>16.</w:t>
      </w:r>
      <w:r w:rsidRPr="009D493B">
        <w:tab/>
        <w:t xml:space="preserve">Kim, S., et al., </w:t>
      </w:r>
      <w:r w:rsidRPr="009D493B">
        <w:rPr>
          <w:i/>
        </w:rPr>
        <w:t>Deep-Learning Method for the Diagnosis and Classification of Orbital Blowout Fracture Based on Computed Tomography.</w:t>
      </w:r>
      <w:r w:rsidRPr="009D493B">
        <w:t xml:space="preserve"> Journal of Oral and Maxillofacial Surgery.</w:t>
      </w:r>
    </w:p>
    <w:p w14:paraId="5BCDAC82" w14:textId="77777777" w:rsidR="009D493B" w:rsidRPr="009D493B" w:rsidRDefault="009D493B" w:rsidP="009D493B">
      <w:pPr>
        <w:pStyle w:val="EndNoteBibliography"/>
        <w:spacing w:after="0"/>
        <w:ind w:left="720" w:hanging="720"/>
      </w:pPr>
      <w:r w:rsidRPr="009D493B">
        <w:t>17.</w:t>
      </w:r>
      <w:r w:rsidRPr="009D493B">
        <w:tab/>
        <w:t xml:space="preserve">Gernandt, S., R. Aymon, and P. Scolozzi, </w:t>
      </w:r>
      <w:r w:rsidRPr="009D493B">
        <w:rPr>
          <w:i/>
        </w:rPr>
        <w:t>Assessing the accuracy of artificial intelligence in the diagnosis and management of orbital fractures: Is this the future of surgical decision-making?</w:t>
      </w:r>
      <w:r w:rsidRPr="009D493B">
        <w:t xml:space="preserve"> JPRAS Open, 2024. </w:t>
      </w:r>
      <w:r w:rsidRPr="009D493B">
        <w:rPr>
          <w:b/>
        </w:rPr>
        <w:t>42</w:t>
      </w:r>
      <w:r w:rsidRPr="009D493B">
        <w:t>: p. 275-283.</w:t>
      </w:r>
    </w:p>
    <w:p w14:paraId="0696004E" w14:textId="77777777" w:rsidR="009D493B" w:rsidRPr="009D493B" w:rsidRDefault="009D493B" w:rsidP="009D493B">
      <w:pPr>
        <w:pStyle w:val="EndNoteBibliography"/>
        <w:ind w:left="720" w:hanging="720"/>
      </w:pPr>
      <w:r w:rsidRPr="009D493B">
        <w:t>18.</w:t>
      </w:r>
      <w:r w:rsidRPr="009D493B">
        <w:tab/>
        <w:t xml:space="preserve">Pham, T.D., S.B. Holmes, and P. Coulthard, </w:t>
      </w:r>
      <w:r w:rsidRPr="009D493B">
        <w:rPr>
          <w:i/>
        </w:rPr>
        <w:t>A review on artificial intelligence for the diagnosis of fractures in facial trauma imaging.</w:t>
      </w:r>
      <w:r w:rsidRPr="009D493B">
        <w:t xml:space="preserve"> Front Artif Intell, 2023. </w:t>
      </w:r>
      <w:r w:rsidRPr="009D493B">
        <w:rPr>
          <w:b/>
        </w:rPr>
        <w:t>6</w:t>
      </w:r>
      <w:r w:rsidRPr="009D493B">
        <w:t>: p. 1278529.</w:t>
      </w:r>
    </w:p>
    <w:p w14:paraId="39CE901F" w14:textId="1A3341AE" w:rsidR="00B9093F" w:rsidRDefault="00F715E9" w:rsidP="000716B0">
      <w:pPr>
        <w:rPr>
          <w:rFonts w:asciiTheme="majorBidi" w:hAnsiTheme="majorBidi" w:cstheme="majorBidi"/>
        </w:rPr>
      </w:pPr>
      <w:r w:rsidRPr="00740968">
        <w:rPr>
          <w:rFonts w:asciiTheme="majorBidi" w:hAnsiTheme="majorBidi" w:cstheme="majorBidi"/>
        </w:rPr>
        <w:fldChar w:fldCharType="end"/>
      </w:r>
    </w:p>
    <w:p w14:paraId="36FD87B2" w14:textId="77777777" w:rsidR="00B30264" w:rsidRDefault="00B30264" w:rsidP="00B9093F">
      <w:pPr>
        <w:spacing w:line="360" w:lineRule="auto"/>
        <w:jc w:val="center"/>
        <w:rPr>
          <w:rFonts w:asciiTheme="majorBidi" w:hAnsiTheme="majorBidi" w:cstheme="majorBidi"/>
          <w:noProof/>
          <w:rtl/>
        </w:rPr>
      </w:pPr>
    </w:p>
    <w:p w14:paraId="1CA8DAB3" w14:textId="6E7AE966" w:rsidR="00E97906" w:rsidRDefault="00B9093F" w:rsidP="00B30264">
      <w:pPr>
        <w:spacing w:line="360" w:lineRule="auto"/>
        <w:jc w:val="center"/>
        <w:rPr>
          <w:rFonts w:asciiTheme="majorBidi" w:hAnsiTheme="majorBidi" w:cstheme="majorBidi"/>
          <w:sz w:val="16"/>
          <w:szCs w:val="16"/>
        </w:rPr>
      </w:pPr>
      <w:r w:rsidRPr="00EC6A3E">
        <w:rPr>
          <w:rFonts w:asciiTheme="majorBidi" w:hAnsiTheme="majorBidi" w:cstheme="majorBidi"/>
          <w:noProof/>
        </w:rPr>
        <w:drawing>
          <wp:inline distT="0" distB="0" distL="0" distR="0" wp14:anchorId="6F22CDE2" wp14:editId="00FB3CF0">
            <wp:extent cx="5943600" cy="1407381"/>
            <wp:effectExtent l="0" t="0" r="0" b="2540"/>
            <wp:docPr id="3715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9165" name=""/>
                    <pic:cNvPicPr/>
                  </pic:nvPicPr>
                  <pic:blipFill rotWithShape="1">
                    <a:blip r:embed="rId14"/>
                    <a:srcRect b="15632"/>
                    <a:stretch>
                      <a:fillRect/>
                    </a:stretch>
                  </pic:blipFill>
                  <pic:spPr bwMode="auto">
                    <a:xfrm>
                      <a:off x="0" y="0"/>
                      <a:ext cx="5943600" cy="1407381"/>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sz w:val="16"/>
          <w:szCs w:val="16"/>
        </w:rPr>
        <w:t xml:space="preserve">Figure 1. </w:t>
      </w:r>
      <w:r w:rsidRPr="00B32C1A">
        <w:rPr>
          <w:rFonts w:asciiTheme="majorBidi" w:hAnsiTheme="majorBidi" w:cstheme="majorBidi"/>
          <w:sz w:val="16"/>
          <w:szCs w:val="16"/>
        </w:rPr>
        <w:t>Preprocessing Steps for Axial CT Images</w:t>
      </w:r>
    </w:p>
    <w:p w14:paraId="0FB42736" w14:textId="77777777" w:rsidR="007F39F5" w:rsidRDefault="007F39F5" w:rsidP="00B30264">
      <w:pPr>
        <w:spacing w:line="360" w:lineRule="auto"/>
        <w:jc w:val="center"/>
        <w:rPr>
          <w:rFonts w:asciiTheme="majorBidi" w:hAnsiTheme="majorBidi" w:cstheme="majorBidi"/>
          <w:sz w:val="16"/>
          <w:szCs w:val="16"/>
        </w:rPr>
      </w:pPr>
    </w:p>
    <w:p w14:paraId="59D12CF3" w14:textId="77777777" w:rsidR="007F39F5" w:rsidRDefault="007F39F5" w:rsidP="00B30264">
      <w:pPr>
        <w:spacing w:line="360" w:lineRule="auto"/>
        <w:jc w:val="center"/>
        <w:rPr>
          <w:rFonts w:asciiTheme="majorBidi" w:hAnsiTheme="majorBidi" w:cstheme="majorBidi"/>
          <w:sz w:val="16"/>
          <w:szCs w:val="16"/>
        </w:rPr>
      </w:pPr>
    </w:p>
    <w:p w14:paraId="2668543C" w14:textId="77777777" w:rsidR="000716B0" w:rsidRDefault="000716B0" w:rsidP="00B30264">
      <w:pPr>
        <w:spacing w:line="360" w:lineRule="auto"/>
        <w:jc w:val="center"/>
        <w:rPr>
          <w:rFonts w:asciiTheme="majorBidi" w:hAnsiTheme="majorBidi" w:cstheme="majorBidi"/>
          <w:sz w:val="16"/>
          <w:szCs w:val="16"/>
        </w:rPr>
      </w:pPr>
    </w:p>
    <w:p w14:paraId="1292D2E7" w14:textId="77777777" w:rsidR="007F39F5" w:rsidRDefault="007F39F5" w:rsidP="00B30264">
      <w:pPr>
        <w:spacing w:line="360" w:lineRule="auto"/>
        <w:jc w:val="center"/>
        <w:rPr>
          <w:rFonts w:asciiTheme="majorBidi" w:hAnsiTheme="majorBidi" w:cstheme="majorBidi"/>
          <w:sz w:val="16"/>
          <w:szCs w:val="16"/>
          <w:rtl/>
        </w:rPr>
      </w:pPr>
    </w:p>
    <w:p w14:paraId="352BDAF0" w14:textId="05308332" w:rsidR="00B30264" w:rsidRPr="00B9093F" w:rsidRDefault="007F39F5" w:rsidP="007F39F5">
      <w:pPr>
        <w:spacing w:line="360" w:lineRule="auto"/>
        <w:jc w:val="center"/>
        <w:rPr>
          <w:rFonts w:asciiTheme="majorBidi" w:hAnsiTheme="majorBidi" w:cstheme="majorBidi"/>
        </w:rPr>
      </w:pPr>
      <w:r w:rsidRPr="007F39F5">
        <w:rPr>
          <w:rFonts w:asciiTheme="majorBidi" w:hAnsiTheme="majorBidi" w:cstheme="majorBidi"/>
          <w:noProof/>
        </w:rPr>
        <w:lastRenderedPageBreak/>
        <mc:AlternateContent>
          <mc:Choice Requires="wpg">
            <w:drawing>
              <wp:anchor distT="0" distB="0" distL="114300" distR="114300" simplePos="0" relativeHeight="251663360" behindDoc="0" locked="0" layoutInCell="1" allowOverlap="1" wp14:anchorId="3125B981" wp14:editId="2BDC8D7E">
                <wp:simplePos x="0" y="0"/>
                <wp:positionH relativeFrom="column">
                  <wp:posOffset>0</wp:posOffset>
                </wp:positionH>
                <wp:positionV relativeFrom="paragraph">
                  <wp:posOffset>0</wp:posOffset>
                </wp:positionV>
                <wp:extent cx="6635750" cy="4579620"/>
                <wp:effectExtent l="0" t="0" r="0" b="0"/>
                <wp:wrapNone/>
                <wp:docPr id="10" name="Group 9">
                  <a:extLst xmlns:a="http://schemas.openxmlformats.org/drawingml/2006/main">
                    <a:ext uri="{FF2B5EF4-FFF2-40B4-BE49-F238E27FC236}">
                      <a16:creationId xmlns:a16="http://schemas.microsoft.com/office/drawing/2014/main" id="{CB29E681-AB2E-0A7B-E9DC-6B29A7208951}"/>
                    </a:ext>
                  </a:extLst>
                </wp:docPr>
                <wp:cNvGraphicFramePr/>
                <a:graphic xmlns:a="http://schemas.openxmlformats.org/drawingml/2006/main">
                  <a:graphicData uri="http://schemas.microsoft.com/office/word/2010/wordprocessingGroup">
                    <wpg:wgp>
                      <wpg:cNvGrpSpPr/>
                      <wpg:grpSpPr>
                        <a:xfrm>
                          <a:off x="0" y="0"/>
                          <a:ext cx="6635750" cy="4579620"/>
                          <a:chOff x="0" y="0"/>
                          <a:chExt cx="6635750" cy="4579620"/>
                        </a:xfrm>
                      </wpg:grpSpPr>
                      <pic:pic xmlns:pic="http://schemas.openxmlformats.org/drawingml/2006/picture">
                        <pic:nvPicPr>
                          <pic:cNvPr id="145766219" name="Picture 145766219">
                            <a:extLst>
                              <a:ext uri="{FF2B5EF4-FFF2-40B4-BE49-F238E27FC236}">
                                <a16:creationId xmlns:a16="http://schemas.microsoft.com/office/drawing/2014/main" id="{4C4539EE-1A75-59E9-E3CF-9CC93A250834}"/>
                              </a:ext>
                            </a:extLst>
                          </pic:cNvPr>
                          <pic:cNvPicPr>
                            <a:picLocks noChangeAspect="1"/>
                          </pic:cNvPicPr>
                        </pic:nvPicPr>
                        <pic:blipFill>
                          <a:blip r:embed="rId15"/>
                          <a:stretch>
                            <a:fillRect/>
                          </a:stretch>
                        </pic:blipFill>
                        <pic:spPr>
                          <a:xfrm>
                            <a:off x="692150" y="0"/>
                            <a:ext cx="5943600" cy="4579620"/>
                          </a:xfrm>
                          <a:prstGeom prst="rect">
                            <a:avLst/>
                          </a:prstGeom>
                        </pic:spPr>
                      </pic:pic>
                      <wps:wsp>
                        <wps:cNvPr id="1999069938" name="TextBox 3">
                          <a:extLst>
                            <a:ext uri="{FF2B5EF4-FFF2-40B4-BE49-F238E27FC236}">
                              <a16:creationId xmlns:a16="http://schemas.microsoft.com/office/drawing/2014/main" id="{38CCDD3B-1236-8DAD-6860-E975461D60D5}"/>
                            </a:ext>
                          </a:extLst>
                        </wps:cNvPr>
                        <wps:cNvSpPr txBox="1"/>
                        <wps:spPr>
                          <a:xfrm>
                            <a:off x="3060700" y="0"/>
                            <a:ext cx="1517650" cy="368935"/>
                          </a:xfrm>
                          <a:prstGeom prst="rect">
                            <a:avLst/>
                          </a:prstGeom>
                          <a:noFill/>
                        </wps:spPr>
                        <wps:txbx>
                          <w:txbxContent>
                            <w:p w14:paraId="706D41AB" w14:textId="77777777" w:rsidR="007F39F5" w:rsidRDefault="007F39F5" w:rsidP="007F39F5">
                              <w:pPr>
                                <w:rPr>
                                  <w:color w:val="000000" w:themeColor="text1"/>
                                  <w:kern w:val="24"/>
                                  <w:sz w:val="21"/>
                                  <w:szCs w:val="21"/>
                                  <w14:ligatures w14:val="none"/>
                                </w:rPr>
                              </w:pPr>
                              <w:r>
                                <w:rPr>
                                  <w:color w:val="000000" w:themeColor="text1"/>
                                  <w:kern w:val="24"/>
                                  <w:sz w:val="21"/>
                                  <w:szCs w:val="21"/>
                                </w:rPr>
                                <w:t>Fracture Detection</w:t>
                              </w:r>
                            </w:p>
                          </w:txbxContent>
                        </wps:txbx>
                        <wps:bodyPr wrap="square">
                          <a:spAutoFit/>
                        </wps:bodyPr>
                      </wps:wsp>
                      <wps:wsp>
                        <wps:cNvPr id="1885359048" name="TextBox 7">
                          <a:extLst>
                            <a:ext uri="{FF2B5EF4-FFF2-40B4-BE49-F238E27FC236}">
                              <a16:creationId xmlns:a16="http://schemas.microsoft.com/office/drawing/2014/main" id="{232F4DF0-D385-068E-46A9-C6E168122D46}"/>
                            </a:ext>
                          </a:extLst>
                        </wps:cNvPr>
                        <wps:cNvSpPr txBox="1"/>
                        <wps:spPr>
                          <a:xfrm>
                            <a:off x="0" y="628650"/>
                            <a:ext cx="1517650" cy="368935"/>
                          </a:xfrm>
                          <a:prstGeom prst="rect">
                            <a:avLst/>
                          </a:prstGeom>
                          <a:noFill/>
                        </wps:spPr>
                        <wps:txbx>
                          <w:txbxContent>
                            <w:p w14:paraId="2A7D1F94" w14:textId="77777777" w:rsidR="007F39F5" w:rsidRDefault="007F39F5" w:rsidP="007F39F5">
                              <w:pPr>
                                <w:rPr>
                                  <w:color w:val="000000" w:themeColor="text1"/>
                                  <w:kern w:val="24"/>
                                  <w:sz w:val="21"/>
                                  <w:szCs w:val="21"/>
                                  <w14:ligatures w14:val="none"/>
                                </w:rPr>
                              </w:pPr>
                              <w:r>
                                <w:rPr>
                                  <w:color w:val="000000" w:themeColor="text1"/>
                                  <w:kern w:val="24"/>
                                  <w:sz w:val="21"/>
                                  <w:szCs w:val="21"/>
                                </w:rPr>
                                <w:t>Axial Branch</w:t>
                              </w:r>
                            </w:p>
                          </w:txbxContent>
                        </wps:txbx>
                        <wps:bodyPr wrap="square">
                          <a:spAutoFit/>
                        </wps:bodyPr>
                      </wps:wsp>
                      <wps:wsp>
                        <wps:cNvPr id="1433760600" name="TextBox 8">
                          <a:extLst>
                            <a:ext uri="{FF2B5EF4-FFF2-40B4-BE49-F238E27FC236}">
                              <a16:creationId xmlns:a16="http://schemas.microsoft.com/office/drawing/2014/main" id="{93CD5610-934D-7C45-F6F1-5BFCC3BD298E}"/>
                            </a:ext>
                          </a:extLst>
                        </wps:cNvPr>
                        <wps:cNvSpPr txBox="1"/>
                        <wps:spPr>
                          <a:xfrm>
                            <a:off x="0" y="2984500"/>
                            <a:ext cx="1517650" cy="368935"/>
                          </a:xfrm>
                          <a:prstGeom prst="rect">
                            <a:avLst/>
                          </a:prstGeom>
                          <a:noFill/>
                        </wps:spPr>
                        <wps:txbx>
                          <w:txbxContent>
                            <w:p w14:paraId="1D313E52" w14:textId="77777777" w:rsidR="007F39F5" w:rsidRDefault="007F39F5" w:rsidP="007F39F5">
                              <w:pPr>
                                <w:rPr>
                                  <w:color w:val="000000" w:themeColor="text1"/>
                                  <w:kern w:val="24"/>
                                  <w:sz w:val="21"/>
                                  <w:szCs w:val="21"/>
                                  <w14:ligatures w14:val="none"/>
                                </w:rPr>
                              </w:pPr>
                              <w:r>
                                <w:rPr>
                                  <w:color w:val="000000" w:themeColor="text1"/>
                                  <w:kern w:val="24"/>
                                  <w:sz w:val="21"/>
                                  <w:szCs w:val="21"/>
                                </w:rPr>
                                <w:t>Coronal Branch</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3125B981" id="Group 9" o:spid="_x0000_s1026" style="position:absolute;left:0;text-align:left;margin-left:0;margin-top:0;width:522.5pt;height:360.6pt;z-index:251663360;mso-width-relative:margin;mso-height-relative:margin" coordsize="66357,45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66219" o:spid="_x0000_s1027" type="#_x0000_t75" style="position:absolute;left:6921;width:59436;height:45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">
                  <v:imagedata r:id="rId16" o:title=""/>
                </v:shape>
                <v:shapetype id="_x0000_t202" coordsize="21600,21600" o:spt="202" path="m,l,21600r21600,l21600,xe">
                  <v:stroke joinstyle="miter"/>
                  <v:path gradientshapeok="t" o:connecttype="rect"/>
                </v:shapetype>
                <v:shape id="TextBox 3" o:spid="_x0000_s1028" type="#_x0000_t202" style="position:absolute;left:30607;width:15176;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" filled="f" stroked="f">
                  <v:textbox style="mso-fit-shape-to-text:t">
                    <w:txbxContent>
                      <w:p w14:paraId="706D41AB" w14:textId="77777777" w:rsidR="007F39F5" w:rsidRDefault="007F39F5" w:rsidP="007F39F5">
                        <w:pPr>
                          <w:rPr>
                            <w:color w:val="000000" w:themeColor="text1"/>
                            <w:kern w:val="24"/>
                            <w:sz w:val="21"/>
                            <w:szCs w:val="21"/>
                            <w14:ligatures w14:val="none"/>
                          </w:rPr>
                        </w:pPr>
                        <w:r>
                          <w:rPr>
                            <w:color w:val="000000" w:themeColor="text1"/>
                            <w:kern w:val="24"/>
                            <w:sz w:val="21"/>
                            <w:szCs w:val="21"/>
                          </w:rPr>
                          <w:t>Fracture Detection</w:t>
                        </w:r>
                      </w:p>
                    </w:txbxContent>
                  </v:textbox>
                </v:shape>
                <v:shape id="TextBox 7" o:spid="_x0000_s1029" type="#_x0000_t202" style="position:absolute;top:6286;width:15176;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" filled="f" stroked="f">
                  <v:textbox style="mso-fit-shape-to-text:t">
                    <w:txbxContent>
                      <w:p w14:paraId="2A7D1F94" w14:textId="77777777" w:rsidR="007F39F5" w:rsidRDefault="007F39F5" w:rsidP="007F39F5">
                        <w:pPr>
                          <w:rPr>
                            <w:color w:val="000000" w:themeColor="text1"/>
                            <w:kern w:val="24"/>
                            <w:sz w:val="21"/>
                            <w:szCs w:val="21"/>
                            <w14:ligatures w14:val="none"/>
                          </w:rPr>
                        </w:pPr>
                        <w:r>
                          <w:rPr>
                            <w:color w:val="000000" w:themeColor="text1"/>
                            <w:kern w:val="24"/>
                            <w:sz w:val="21"/>
                            <w:szCs w:val="21"/>
                          </w:rPr>
                          <w:t>Axial Branch</w:t>
                        </w:r>
                      </w:p>
                    </w:txbxContent>
                  </v:textbox>
                </v:shape>
                <v:shape id="TextBox 8" o:spid="_x0000_s1030" type="#_x0000_t202" style="position:absolute;top:29845;width:15176;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" filled="f" stroked="f">
                  <v:textbox style="mso-fit-shape-to-text:t">
                    <w:txbxContent>
                      <w:p w14:paraId="1D313E52" w14:textId="77777777" w:rsidR="007F39F5" w:rsidRDefault="007F39F5" w:rsidP="007F39F5">
                        <w:pPr>
                          <w:rPr>
                            <w:color w:val="000000" w:themeColor="text1"/>
                            <w:kern w:val="24"/>
                            <w:sz w:val="21"/>
                            <w:szCs w:val="21"/>
                            <w14:ligatures w14:val="none"/>
                          </w:rPr>
                        </w:pPr>
                        <w:r>
                          <w:rPr>
                            <w:color w:val="000000" w:themeColor="text1"/>
                            <w:kern w:val="24"/>
                            <w:sz w:val="21"/>
                            <w:szCs w:val="21"/>
                          </w:rPr>
                          <w:t>Coronal Branch</w:t>
                        </w:r>
                      </w:p>
                    </w:txbxContent>
                  </v:textbox>
                </v:shape>
              </v:group>
            </w:pict>
          </mc:Fallback>
        </mc:AlternateContent>
      </w:r>
    </w:p>
    <w:p w14:paraId="603B671D" w14:textId="02931E28" w:rsidR="00E97906" w:rsidRDefault="00E97906" w:rsidP="00E97906">
      <w:pPr>
        <w:spacing w:line="360" w:lineRule="auto"/>
        <w:jc w:val="center"/>
        <w:rPr>
          <w:rFonts w:asciiTheme="majorBidi" w:hAnsiTheme="majorBidi" w:cstheme="majorBidi"/>
          <w:sz w:val="16"/>
          <w:szCs w:val="16"/>
        </w:rPr>
      </w:pPr>
    </w:p>
    <w:p w14:paraId="1A4333A4" w14:textId="77777777" w:rsidR="007F39F5" w:rsidRDefault="007F39F5" w:rsidP="00E97906">
      <w:pPr>
        <w:spacing w:line="360" w:lineRule="auto"/>
        <w:jc w:val="center"/>
        <w:rPr>
          <w:rFonts w:asciiTheme="majorBidi" w:hAnsiTheme="majorBidi" w:cstheme="majorBidi"/>
          <w:sz w:val="16"/>
          <w:szCs w:val="16"/>
        </w:rPr>
      </w:pPr>
    </w:p>
    <w:p w14:paraId="4CA6F18E" w14:textId="77777777" w:rsidR="007F39F5" w:rsidRDefault="007F39F5" w:rsidP="00E97906">
      <w:pPr>
        <w:spacing w:line="360" w:lineRule="auto"/>
        <w:jc w:val="center"/>
        <w:rPr>
          <w:rFonts w:asciiTheme="majorBidi" w:hAnsiTheme="majorBidi" w:cstheme="majorBidi"/>
          <w:sz w:val="16"/>
          <w:szCs w:val="16"/>
        </w:rPr>
      </w:pPr>
    </w:p>
    <w:p w14:paraId="4E4A55EA" w14:textId="77777777" w:rsidR="007F39F5" w:rsidRDefault="007F39F5" w:rsidP="00E97906">
      <w:pPr>
        <w:spacing w:line="360" w:lineRule="auto"/>
        <w:jc w:val="center"/>
        <w:rPr>
          <w:rFonts w:asciiTheme="majorBidi" w:hAnsiTheme="majorBidi" w:cstheme="majorBidi"/>
          <w:sz w:val="16"/>
          <w:szCs w:val="16"/>
        </w:rPr>
      </w:pPr>
    </w:p>
    <w:p w14:paraId="5CCDF13C" w14:textId="77777777" w:rsidR="007F39F5" w:rsidRDefault="007F39F5" w:rsidP="00E97906">
      <w:pPr>
        <w:spacing w:line="360" w:lineRule="auto"/>
        <w:jc w:val="center"/>
        <w:rPr>
          <w:rFonts w:asciiTheme="majorBidi" w:hAnsiTheme="majorBidi" w:cstheme="majorBidi"/>
          <w:sz w:val="16"/>
          <w:szCs w:val="16"/>
        </w:rPr>
      </w:pPr>
    </w:p>
    <w:p w14:paraId="6A2A1587" w14:textId="77777777" w:rsidR="007F39F5" w:rsidRDefault="007F39F5" w:rsidP="00E97906">
      <w:pPr>
        <w:spacing w:line="360" w:lineRule="auto"/>
        <w:jc w:val="center"/>
        <w:rPr>
          <w:rFonts w:asciiTheme="majorBidi" w:hAnsiTheme="majorBidi" w:cstheme="majorBidi"/>
          <w:sz w:val="16"/>
          <w:szCs w:val="16"/>
        </w:rPr>
      </w:pPr>
    </w:p>
    <w:p w14:paraId="7A2EA8CF" w14:textId="77777777" w:rsidR="007F39F5" w:rsidRDefault="007F39F5" w:rsidP="00E97906">
      <w:pPr>
        <w:spacing w:line="360" w:lineRule="auto"/>
        <w:jc w:val="center"/>
        <w:rPr>
          <w:rFonts w:asciiTheme="majorBidi" w:hAnsiTheme="majorBidi" w:cstheme="majorBidi"/>
          <w:sz w:val="16"/>
          <w:szCs w:val="16"/>
        </w:rPr>
      </w:pPr>
    </w:p>
    <w:p w14:paraId="3A57079E" w14:textId="77777777" w:rsidR="007F39F5" w:rsidRDefault="007F39F5" w:rsidP="00E97906">
      <w:pPr>
        <w:spacing w:line="360" w:lineRule="auto"/>
        <w:jc w:val="center"/>
        <w:rPr>
          <w:rFonts w:asciiTheme="majorBidi" w:hAnsiTheme="majorBidi" w:cstheme="majorBidi"/>
          <w:sz w:val="16"/>
          <w:szCs w:val="16"/>
        </w:rPr>
      </w:pPr>
    </w:p>
    <w:p w14:paraId="49F92427" w14:textId="77777777" w:rsidR="007F39F5" w:rsidRDefault="007F39F5" w:rsidP="00E97906">
      <w:pPr>
        <w:spacing w:line="360" w:lineRule="auto"/>
        <w:jc w:val="center"/>
        <w:rPr>
          <w:rFonts w:asciiTheme="majorBidi" w:hAnsiTheme="majorBidi" w:cstheme="majorBidi"/>
          <w:sz w:val="16"/>
          <w:szCs w:val="16"/>
        </w:rPr>
      </w:pPr>
    </w:p>
    <w:p w14:paraId="1A212D9F" w14:textId="77777777" w:rsidR="007F39F5" w:rsidRDefault="007F39F5" w:rsidP="00E97906">
      <w:pPr>
        <w:spacing w:line="360" w:lineRule="auto"/>
        <w:jc w:val="center"/>
        <w:rPr>
          <w:rFonts w:asciiTheme="majorBidi" w:hAnsiTheme="majorBidi" w:cstheme="majorBidi"/>
          <w:sz w:val="16"/>
          <w:szCs w:val="16"/>
        </w:rPr>
      </w:pPr>
    </w:p>
    <w:p w14:paraId="7B1739E5" w14:textId="77777777" w:rsidR="007F39F5" w:rsidRDefault="007F39F5" w:rsidP="00E97906">
      <w:pPr>
        <w:spacing w:line="360" w:lineRule="auto"/>
        <w:jc w:val="center"/>
        <w:rPr>
          <w:rFonts w:asciiTheme="majorBidi" w:hAnsiTheme="majorBidi" w:cstheme="majorBidi"/>
          <w:sz w:val="16"/>
          <w:szCs w:val="16"/>
        </w:rPr>
      </w:pPr>
    </w:p>
    <w:p w14:paraId="5166F0AA" w14:textId="77777777" w:rsidR="007F39F5" w:rsidRDefault="007F39F5" w:rsidP="00E97906">
      <w:pPr>
        <w:spacing w:line="360" w:lineRule="auto"/>
        <w:jc w:val="center"/>
        <w:rPr>
          <w:rFonts w:asciiTheme="majorBidi" w:hAnsiTheme="majorBidi" w:cstheme="majorBidi"/>
          <w:sz w:val="16"/>
          <w:szCs w:val="16"/>
        </w:rPr>
      </w:pPr>
    </w:p>
    <w:p w14:paraId="1EC7A182" w14:textId="77777777" w:rsidR="007F39F5" w:rsidRDefault="007F39F5" w:rsidP="00E97906">
      <w:pPr>
        <w:spacing w:line="360" w:lineRule="auto"/>
        <w:jc w:val="center"/>
        <w:rPr>
          <w:rFonts w:asciiTheme="majorBidi" w:hAnsiTheme="majorBidi" w:cstheme="majorBidi"/>
          <w:sz w:val="16"/>
          <w:szCs w:val="16"/>
        </w:rPr>
      </w:pPr>
    </w:p>
    <w:p w14:paraId="271EAB4A" w14:textId="77777777" w:rsidR="007F39F5" w:rsidRDefault="007F39F5" w:rsidP="007F39F5">
      <w:pPr>
        <w:spacing w:line="360" w:lineRule="auto"/>
        <w:rPr>
          <w:rFonts w:asciiTheme="majorBidi" w:hAnsiTheme="majorBidi" w:cstheme="majorBidi"/>
          <w:sz w:val="16"/>
          <w:szCs w:val="16"/>
        </w:rPr>
      </w:pPr>
    </w:p>
    <w:p w14:paraId="5AFFBE5E" w14:textId="77777777" w:rsidR="007F39F5" w:rsidRDefault="007F39F5" w:rsidP="007F39F5">
      <w:pPr>
        <w:spacing w:line="360" w:lineRule="auto"/>
        <w:rPr>
          <w:rFonts w:asciiTheme="majorBidi" w:hAnsiTheme="majorBidi" w:cstheme="majorBidi"/>
          <w:sz w:val="16"/>
          <w:szCs w:val="16"/>
        </w:rPr>
      </w:pPr>
    </w:p>
    <w:p w14:paraId="7A541C69" w14:textId="77777777" w:rsidR="007F39F5" w:rsidRDefault="007F39F5" w:rsidP="00694A19">
      <w:pPr>
        <w:spacing w:line="360" w:lineRule="auto"/>
        <w:jc w:val="center"/>
        <w:rPr>
          <w:rFonts w:asciiTheme="majorBidi" w:hAnsiTheme="majorBidi" w:cstheme="majorBidi"/>
          <w:sz w:val="16"/>
          <w:szCs w:val="16"/>
        </w:rPr>
      </w:pPr>
    </w:p>
    <w:p w14:paraId="3936531B" w14:textId="1CA6B216" w:rsidR="007F39F5" w:rsidRDefault="007F39F5" w:rsidP="00694A19">
      <w:pPr>
        <w:spacing w:line="360" w:lineRule="auto"/>
        <w:jc w:val="center"/>
        <w:rPr>
          <w:rFonts w:asciiTheme="majorBidi" w:hAnsiTheme="majorBidi" w:cstheme="majorBidi"/>
          <w:sz w:val="16"/>
          <w:szCs w:val="16"/>
        </w:rPr>
      </w:pPr>
      <w:r w:rsidRPr="007F39F5">
        <w:rPr>
          <w:rFonts w:asciiTheme="majorBidi" w:hAnsiTheme="majorBidi" w:cstheme="majorBidi"/>
          <w:noProof/>
          <w:sz w:val="16"/>
          <w:szCs w:val="16"/>
        </w:rPr>
        <mc:AlternateContent>
          <mc:Choice Requires="wpg">
            <w:drawing>
              <wp:anchor distT="0" distB="0" distL="114300" distR="114300" simplePos="0" relativeHeight="251665408" behindDoc="0" locked="0" layoutInCell="1" allowOverlap="1" wp14:anchorId="420AADBD" wp14:editId="472CEE65">
                <wp:simplePos x="0" y="0"/>
                <wp:positionH relativeFrom="column">
                  <wp:posOffset>0</wp:posOffset>
                </wp:positionH>
                <wp:positionV relativeFrom="paragraph">
                  <wp:posOffset>0</wp:posOffset>
                </wp:positionV>
                <wp:extent cx="5988050" cy="1479867"/>
                <wp:effectExtent l="0" t="0" r="0" b="6350"/>
                <wp:wrapNone/>
                <wp:docPr id="7" name="Group 6">
                  <a:extLst xmlns:a="http://schemas.openxmlformats.org/drawingml/2006/main">
                    <a:ext uri="{FF2B5EF4-FFF2-40B4-BE49-F238E27FC236}">
                      <a16:creationId xmlns:a16="http://schemas.microsoft.com/office/drawing/2014/main" id="{14F4C2D4-3B84-F627-16F0-AC4F958E0495}"/>
                    </a:ext>
                  </a:extLst>
                </wp:docPr>
                <wp:cNvGraphicFramePr/>
                <a:graphic xmlns:a="http://schemas.openxmlformats.org/drawingml/2006/main">
                  <a:graphicData uri="http://schemas.microsoft.com/office/word/2010/wordprocessingGroup">
                    <wpg:wgp>
                      <wpg:cNvGrpSpPr/>
                      <wpg:grpSpPr>
                        <a:xfrm>
                          <a:off x="0" y="0"/>
                          <a:ext cx="5988050" cy="1479867"/>
                          <a:chOff x="0" y="0"/>
                          <a:chExt cx="5988050" cy="1479867"/>
                        </a:xfrm>
                      </wpg:grpSpPr>
                      <pic:pic xmlns:pic="http://schemas.openxmlformats.org/drawingml/2006/picture">
                        <pic:nvPicPr>
                          <pic:cNvPr id="966012664" name="Picture 966012664">
                            <a:extLst>
                              <a:ext uri="{FF2B5EF4-FFF2-40B4-BE49-F238E27FC236}">
                                <a16:creationId xmlns:a16="http://schemas.microsoft.com/office/drawing/2014/main" id="{6F3697FE-9B5E-F233-03E7-DB68916832EC}"/>
                              </a:ext>
                            </a:extLst>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44450" y="323532"/>
                            <a:ext cx="5943600" cy="1156335"/>
                          </a:xfrm>
                          <a:prstGeom prst="rect">
                            <a:avLst/>
                          </a:prstGeom>
                          <a:noFill/>
                          <a:ln>
                            <a:noFill/>
                          </a:ln>
                        </pic:spPr>
                      </pic:pic>
                      <wps:wsp>
                        <wps:cNvPr id="701968635" name="TextBox 5">
                          <a:extLst>
                            <a:ext uri="{FF2B5EF4-FFF2-40B4-BE49-F238E27FC236}">
                              <a16:creationId xmlns:a16="http://schemas.microsoft.com/office/drawing/2014/main" id="{38C3CD6F-A985-F911-A34F-9B32DA951A8E}"/>
                            </a:ext>
                          </a:extLst>
                        </wps:cNvPr>
                        <wps:cNvSpPr txBox="1"/>
                        <wps:spPr>
                          <a:xfrm>
                            <a:off x="0" y="0"/>
                            <a:ext cx="1873250" cy="368935"/>
                          </a:xfrm>
                          <a:prstGeom prst="rect">
                            <a:avLst/>
                          </a:prstGeom>
                          <a:noFill/>
                        </wps:spPr>
                        <wps:txbx>
                          <w:txbxContent>
                            <w:p w14:paraId="4D99B44C" w14:textId="77777777" w:rsidR="007F39F5" w:rsidRDefault="007F39F5" w:rsidP="007F39F5">
                              <w:pPr>
                                <w:rPr>
                                  <w:color w:val="000000" w:themeColor="text1"/>
                                  <w:kern w:val="24"/>
                                  <w:sz w:val="21"/>
                                  <w:szCs w:val="21"/>
                                  <w14:ligatures w14:val="none"/>
                                </w:rPr>
                              </w:pPr>
                              <w:r>
                                <w:rPr>
                                  <w:color w:val="000000" w:themeColor="text1"/>
                                  <w:kern w:val="24"/>
                                  <w:sz w:val="21"/>
                                  <w:szCs w:val="21"/>
                                </w:rPr>
                                <w:t>Severity Estimation</w:t>
                              </w:r>
                            </w:p>
                          </w:txbxContent>
                        </wps:txbx>
                        <wps:bodyPr wrap="square" rtlCol="0">
                          <a:spAutoFit/>
                        </wps:bodyPr>
                      </wps:wsp>
                    </wpg:wgp>
                  </a:graphicData>
                </a:graphic>
              </wp:anchor>
            </w:drawing>
          </mc:Choice>
          <mc:Fallback>
            <w:pict>
              <v:group w14:anchorId="420AADBD" id="Group 6" o:spid="_x0000_s1031" style="position:absolute;left:0;text-align:left;margin-left:0;margin-top:0;width:471.5pt;height:116.5pt;z-index:251665408" coordsize="59880,14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">
                <v:shape id="Picture 966012664" o:spid="_x0000_s1032" type="#_x0000_t75" style="position:absolute;left:444;top:3235;width:59436;height:1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">
                  <v:imagedata r:id="rId18" o:title=""/>
                </v:shape>
                <v:shape id="TextBox 5" o:spid="_x0000_s1033" type="#_x0000_t202" style="position:absolute;width:18732;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" filled="f" stroked="f">
                  <v:textbox style="mso-fit-shape-to-text:t">
                    <w:txbxContent>
                      <w:p w14:paraId="4D99B44C" w14:textId="77777777" w:rsidR="007F39F5" w:rsidRDefault="007F39F5" w:rsidP="007F39F5">
                        <w:pPr>
                          <w:rPr>
                            <w:color w:val="000000" w:themeColor="text1"/>
                            <w:kern w:val="24"/>
                            <w:sz w:val="21"/>
                            <w:szCs w:val="21"/>
                            <w14:ligatures w14:val="none"/>
                          </w:rPr>
                        </w:pPr>
                        <w:r>
                          <w:rPr>
                            <w:color w:val="000000" w:themeColor="text1"/>
                            <w:kern w:val="24"/>
                            <w:sz w:val="21"/>
                            <w:szCs w:val="21"/>
                          </w:rPr>
                          <w:t>Severity Estimation</w:t>
                        </w:r>
                      </w:p>
                    </w:txbxContent>
                  </v:textbox>
                </v:shape>
              </v:group>
            </w:pict>
          </mc:Fallback>
        </mc:AlternateContent>
      </w:r>
    </w:p>
    <w:p w14:paraId="4C1BBF5A" w14:textId="77777777" w:rsidR="007F39F5" w:rsidRDefault="007F39F5" w:rsidP="00694A19">
      <w:pPr>
        <w:spacing w:line="360" w:lineRule="auto"/>
        <w:jc w:val="center"/>
        <w:rPr>
          <w:rFonts w:asciiTheme="majorBidi" w:hAnsiTheme="majorBidi" w:cstheme="majorBidi"/>
          <w:sz w:val="16"/>
          <w:szCs w:val="16"/>
        </w:rPr>
      </w:pPr>
    </w:p>
    <w:p w14:paraId="4E152106" w14:textId="77777777" w:rsidR="007F39F5" w:rsidRDefault="007F39F5" w:rsidP="00694A19">
      <w:pPr>
        <w:spacing w:line="360" w:lineRule="auto"/>
        <w:jc w:val="center"/>
        <w:rPr>
          <w:rFonts w:asciiTheme="majorBidi" w:hAnsiTheme="majorBidi" w:cstheme="majorBidi"/>
          <w:sz w:val="16"/>
          <w:szCs w:val="16"/>
        </w:rPr>
      </w:pPr>
    </w:p>
    <w:p w14:paraId="794C5BE1" w14:textId="77777777" w:rsidR="007F39F5" w:rsidRDefault="007F39F5" w:rsidP="00694A19">
      <w:pPr>
        <w:spacing w:line="360" w:lineRule="auto"/>
        <w:jc w:val="center"/>
        <w:rPr>
          <w:rFonts w:asciiTheme="majorBidi" w:hAnsiTheme="majorBidi" w:cstheme="majorBidi"/>
          <w:sz w:val="16"/>
          <w:szCs w:val="16"/>
        </w:rPr>
      </w:pPr>
    </w:p>
    <w:p w14:paraId="6D1DA679" w14:textId="77777777" w:rsidR="007F39F5" w:rsidRDefault="007F39F5" w:rsidP="00694A19">
      <w:pPr>
        <w:spacing w:line="360" w:lineRule="auto"/>
        <w:jc w:val="center"/>
        <w:rPr>
          <w:rFonts w:asciiTheme="majorBidi" w:hAnsiTheme="majorBidi" w:cstheme="majorBidi"/>
          <w:sz w:val="16"/>
          <w:szCs w:val="16"/>
        </w:rPr>
      </w:pPr>
    </w:p>
    <w:p w14:paraId="740AD06C" w14:textId="77777777" w:rsidR="007F39F5" w:rsidRDefault="007F39F5" w:rsidP="00694A19">
      <w:pPr>
        <w:spacing w:line="360" w:lineRule="auto"/>
        <w:jc w:val="center"/>
        <w:rPr>
          <w:rFonts w:asciiTheme="majorBidi" w:hAnsiTheme="majorBidi" w:cstheme="majorBidi"/>
          <w:sz w:val="16"/>
          <w:szCs w:val="16"/>
        </w:rPr>
      </w:pPr>
    </w:p>
    <w:p w14:paraId="027CC02A" w14:textId="2DBC93E7" w:rsidR="00B30264" w:rsidRDefault="00B9093F" w:rsidP="00694A19">
      <w:pPr>
        <w:spacing w:line="360" w:lineRule="auto"/>
        <w:jc w:val="center"/>
        <w:rPr>
          <w:rFonts w:asciiTheme="majorBidi" w:hAnsiTheme="majorBidi" w:cstheme="majorBidi"/>
        </w:rPr>
      </w:pPr>
      <w:r w:rsidRPr="00C01C2B">
        <w:rPr>
          <w:rFonts w:asciiTheme="majorBidi" w:hAnsiTheme="majorBidi" w:cstheme="majorBidi"/>
          <w:sz w:val="16"/>
          <w:szCs w:val="16"/>
        </w:rPr>
        <w:t xml:space="preserve">Figure </w:t>
      </w:r>
      <w:r w:rsidR="001E2883">
        <w:rPr>
          <w:rFonts w:asciiTheme="majorBidi" w:hAnsiTheme="majorBidi" w:cstheme="majorBidi"/>
          <w:sz w:val="16"/>
          <w:szCs w:val="16"/>
        </w:rPr>
        <w:t>2</w:t>
      </w:r>
      <w:r w:rsidRPr="00C01C2B">
        <w:rPr>
          <w:rFonts w:asciiTheme="majorBidi" w:hAnsiTheme="majorBidi" w:cstheme="majorBidi"/>
          <w:sz w:val="16"/>
          <w:szCs w:val="16"/>
        </w:rPr>
        <w:t xml:space="preserve">. </w:t>
      </w:r>
      <w:r w:rsidR="001E2883">
        <w:rPr>
          <w:rFonts w:asciiTheme="majorBidi" w:hAnsiTheme="majorBidi" w:cstheme="majorBidi"/>
          <w:sz w:val="16"/>
          <w:szCs w:val="16"/>
        </w:rPr>
        <w:t>Model Structur</w:t>
      </w:r>
      <w:r w:rsidR="00D87640">
        <w:rPr>
          <w:rFonts w:asciiTheme="majorBidi" w:hAnsiTheme="majorBidi" w:cstheme="majorBidi"/>
          <w:sz w:val="16"/>
          <w:szCs w:val="16"/>
        </w:rPr>
        <w:t>e</w:t>
      </w:r>
      <w:r w:rsidR="001E2883">
        <w:rPr>
          <w:rFonts w:asciiTheme="majorBidi" w:hAnsiTheme="majorBidi" w:cstheme="majorBidi"/>
          <w:sz w:val="16"/>
          <w:szCs w:val="16"/>
        </w:rPr>
        <w:t>s. (</w:t>
      </w:r>
      <w:r w:rsidR="00AB6AC6">
        <w:rPr>
          <w:rFonts w:asciiTheme="majorBidi" w:hAnsiTheme="majorBidi" w:cstheme="majorBidi"/>
          <w:sz w:val="16"/>
          <w:szCs w:val="16"/>
        </w:rPr>
        <w:t>up</w:t>
      </w:r>
      <w:r w:rsidR="001E2883">
        <w:rPr>
          <w:rFonts w:asciiTheme="majorBidi" w:hAnsiTheme="majorBidi" w:cstheme="majorBidi"/>
          <w:sz w:val="16"/>
          <w:szCs w:val="16"/>
        </w:rPr>
        <w:t xml:space="preserve">) </w:t>
      </w:r>
      <w:proofErr w:type="spellStart"/>
      <w:r w:rsidR="00E700F8">
        <w:rPr>
          <w:rFonts w:asciiTheme="majorBidi" w:hAnsiTheme="majorBidi" w:cstheme="majorBidi"/>
          <w:sz w:val="16"/>
          <w:szCs w:val="16"/>
        </w:rPr>
        <w:t>AxCorCNN_Model</w:t>
      </w:r>
      <w:proofErr w:type="spellEnd"/>
      <w:r w:rsidR="00AB6AC6">
        <w:rPr>
          <w:rFonts w:asciiTheme="majorBidi" w:hAnsiTheme="majorBidi" w:cstheme="majorBidi"/>
          <w:sz w:val="16"/>
          <w:szCs w:val="16"/>
        </w:rPr>
        <w:t xml:space="preserve"> for Fracture Detection</w:t>
      </w:r>
      <w:r w:rsidR="001E2883">
        <w:rPr>
          <w:rFonts w:asciiTheme="majorBidi" w:hAnsiTheme="majorBidi" w:cstheme="majorBidi"/>
          <w:sz w:val="16"/>
          <w:szCs w:val="16"/>
        </w:rPr>
        <w:t>. (</w:t>
      </w:r>
      <w:r w:rsidR="00AB6AC6">
        <w:rPr>
          <w:rFonts w:asciiTheme="majorBidi" w:hAnsiTheme="majorBidi" w:cstheme="majorBidi"/>
          <w:sz w:val="16"/>
          <w:szCs w:val="16"/>
        </w:rPr>
        <w:t>down</w:t>
      </w:r>
      <w:r w:rsidR="001E2883">
        <w:rPr>
          <w:rFonts w:asciiTheme="majorBidi" w:hAnsiTheme="majorBidi" w:cstheme="majorBidi"/>
          <w:sz w:val="16"/>
          <w:szCs w:val="16"/>
        </w:rPr>
        <w:t xml:space="preserve">) </w:t>
      </w:r>
      <w:proofErr w:type="spellStart"/>
      <w:r w:rsidR="00F95353">
        <w:rPr>
          <w:rFonts w:asciiTheme="majorBidi" w:hAnsiTheme="majorBidi" w:cstheme="majorBidi"/>
          <w:sz w:val="16"/>
          <w:szCs w:val="16"/>
        </w:rPr>
        <w:t>AxCNN_Model</w:t>
      </w:r>
      <w:proofErr w:type="spellEnd"/>
      <w:r w:rsidR="00AB6AC6">
        <w:rPr>
          <w:rFonts w:asciiTheme="majorBidi" w:hAnsiTheme="majorBidi" w:cstheme="majorBidi"/>
          <w:sz w:val="16"/>
          <w:szCs w:val="16"/>
        </w:rPr>
        <w:t xml:space="preserve"> for Severity Estimation</w:t>
      </w:r>
      <w:r w:rsidR="001E2883">
        <w:rPr>
          <w:rFonts w:asciiTheme="majorBidi" w:hAnsiTheme="majorBidi" w:cstheme="majorBidi"/>
          <w:sz w:val="16"/>
          <w:szCs w:val="16"/>
        </w:rPr>
        <w:t>.</w:t>
      </w:r>
      <w:del w:id="12" w:author="Salari, Farhad" w:date="2025-05-28T21:46:00Z" w16du:dateUtc="2025-05-28T17:16:00Z">
        <w:r w:rsidR="00E141E4" w:rsidRPr="00740968" w:rsidDel="00C25B4B">
          <w:rPr>
            <w:rFonts w:asciiTheme="majorBidi" w:hAnsiTheme="majorBidi" w:cstheme="majorBidi"/>
            <w:noProof/>
          </w:rPr>
          <w:drawing>
            <wp:inline distT="0" distB="0" distL="0" distR="0" wp14:anchorId="3895156D" wp14:editId="11889DFA">
              <wp:extent cx="2743200" cy="2743200"/>
              <wp:effectExtent l="0" t="0" r="0" b="0"/>
              <wp:docPr id="11663270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del>
      <w:del w:id="13" w:author="reza samiee" w:date="2025-06-06T13:42:00Z" w16du:dateUtc="2025-06-06T10:12:00Z">
        <w:r w:rsidR="0079440B" w:rsidRPr="00740968" w:rsidDel="009E6705">
          <w:rPr>
            <w:rFonts w:asciiTheme="majorBidi" w:hAnsiTheme="majorBidi" w:cstheme="majorBidi"/>
            <w:noProof/>
          </w:rPr>
          <w:drawing>
            <wp:inline distT="0" distB="0" distL="0" distR="0" wp14:anchorId="5EF0B76B" wp14:editId="10AB2A76">
              <wp:extent cx="2743200" cy="2743200"/>
              <wp:effectExtent l="0" t="0" r="0" b="0"/>
              <wp:docPr id="5021366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del>
    </w:p>
    <w:p w14:paraId="5550D6F7" w14:textId="002C542F" w:rsidR="00E141E4" w:rsidRPr="00740968" w:rsidDel="009E6705" w:rsidRDefault="00E141E4" w:rsidP="0079440B">
      <w:pPr>
        <w:spacing w:line="360" w:lineRule="auto"/>
        <w:jc w:val="center"/>
        <w:rPr>
          <w:del w:id="14" w:author="reza samiee" w:date="2025-06-06T13:42:00Z" w16du:dateUtc="2025-06-06T10:12:00Z"/>
          <w:rFonts w:asciiTheme="majorBidi" w:hAnsiTheme="majorBidi" w:cstheme="majorBidi"/>
        </w:rPr>
      </w:pPr>
      <w:del w:id="15" w:author="Salari, Farhad" w:date="2025-05-28T21:46:00Z" w16du:dateUtc="2025-05-28T17:16:00Z">
        <w:r w:rsidRPr="00740968" w:rsidDel="00C25B4B">
          <w:rPr>
            <w:rFonts w:asciiTheme="majorBidi" w:hAnsiTheme="majorBidi" w:cstheme="majorBidi"/>
            <w:noProof/>
          </w:rPr>
          <w:drawing>
            <wp:inline distT="0" distB="0" distL="0" distR="0" wp14:anchorId="710118B6" wp14:editId="1CE8239E">
              <wp:extent cx="2743200" cy="2743200"/>
              <wp:effectExtent l="0" t="0" r="0" b="0"/>
              <wp:docPr id="13546879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0079440B" w:rsidRPr="00740968" w:rsidDel="00C25B4B">
          <w:rPr>
            <w:rFonts w:asciiTheme="majorBidi" w:hAnsiTheme="majorBidi" w:cstheme="majorBidi"/>
            <w:noProof/>
          </w:rPr>
          <w:drawing>
            <wp:inline distT="0" distB="0" distL="0" distR="0" wp14:anchorId="2FBD7BF4" wp14:editId="281085C2">
              <wp:extent cx="2743200" cy="2743200"/>
              <wp:effectExtent l="0" t="0" r="0" b="0"/>
              <wp:docPr id="8781069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del>
      <w:moveFromRangeStart w:id="16" w:author="reza samiee" w:date="2025-06-06T13:42:00Z" w:name="move200109741"/>
    </w:p>
    <w:moveFromRangeEnd w:id="16"/>
    <w:p w14:paraId="75E643CB" w14:textId="77777777" w:rsidR="007F39F5" w:rsidRDefault="007F39F5" w:rsidP="000B450A">
      <w:pPr>
        <w:jc w:val="center"/>
        <w:rPr>
          <w:noProof/>
        </w:rPr>
      </w:pPr>
    </w:p>
    <w:p w14:paraId="766060F5" w14:textId="77777777" w:rsidR="007F39F5" w:rsidRDefault="007F39F5" w:rsidP="000B450A">
      <w:pPr>
        <w:jc w:val="center"/>
        <w:rPr>
          <w:noProof/>
        </w:rPr>
      </w:pPr>
    </w:p>
    <w:p w14:paraId="14E54912" w14:textId="77777777" w:rsidR="007F39F5" w:rsidRDefault="007F39F5" w:rsidP="000B450A">
      <w:pPr>
        <w:jc w:val="center"/>
        <w:rPr>
          <w:noProof/>
        </w:rPr>
      </w:pPr>
    </w:p>
    <w:p w14:paraId="617ACA2E" w14:textId="77777777" w:rsidR="007F39F5" w:rsidRDefault="007F39F5" w:rsidP="000B450A">
      <w:pPr>
        <w:jc w:val="center"/>
        <w:rPr>
          <w:noProof/>
        </w:rPr>
      </w:pPr>
    </w:p>
    <w:p w14:paraId="7DDBC366" w14:textId="3B30FD86" w:rsidR="006D4462" w:rsidRPr="00740968" w:rsidRDefault="006D4462" w:rsidP="000B450A">
      <w:pPr>
        <w:jc w:val="center"/>
        <w:rPr>
          <w:rFonts w:asciiTheme="majorBidi" w:hAnsiTheme="majorBidi" w:cstheme="majorBidi"/>
        </w:rPr>
      </w:pPr>
      <w:r>
        <w:rPr>
          <w:noProof/>
        </w:rPr>
        <w:lastRenderedPageBreak/>
        <w:drawing>
          <wp:inline distT="0" distB="0" distL="0" distR="0" wp14:anchorId="14FA0DFA" wp14:editId="70DDB675">
            <wp:extent cx="2417884" cy="2286000"/>
            <wp:effectExtent l="0" t="0" r="1905" b="0"/>
            <wp:docPr id="1880204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4551"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417884" cy="2286000"/>
                    </a:xfrm>
                    <a:prstGeom prst="rect">
                      <a:avLst/>
                    </a:prstGeom>
                    <a:noFill/>
                    <a:ln>
                      <a:noFill/>
                    </a:ln>
                  </pic:spPr>
                </pic:pic>
              </a:graphicData>
            </a:graphic>
          </wp:inline>
        </w:drawing>
      </w:r>
      <w:r w:rsidR="0079440B" w:rsidRPr="0079440B">
        <w:rPr>
          <w:noProof/>
        </w:rPr>
        <w:t xml:space="preserve"> </w:t>
      </w:r>
      <w:r w:rsidR="0079440B">
        <w:rPr>
          <w:noProof/>
        </w:rPr>
        <w:drawing>
          <wp:anchor distT="0" distB="0" distL="114300" distR="114300" simplePos="0" relativeHeight="251659264" behindDoc="1" locked="0" layoutInCell="1" allowOverlap="1" wp14:anchorId="160878B1" wp14:editId="01E79219">
            <wp:simplePos x="0" y="0"/>
            <wp:positionH relativeFrom="column">
              <wp:posOffset>2984500</wp:posOffset>
            </wp:positionH>
            <wp:positionV relativeFrom="paragraph">
              <wp:posOffset>-2540</wp:posOffset>
            </wp:positionV>
            <wp:extent cx="2417445" cy="2286000"/>
            <wp:effectExtent l="0" t="0" r="1905" b="0"/>
            <wp:wrapTight wrapText="bothSides">
              <wp:wrapPolygon edited="0">
                <wp:start x="0" y="0"/>
                <wp:lineTo x="0" y="21420"/>
                <wp:lineTo x="21447" y="21420"/>
                <wp:lineTo x="21447" y="0"/>
                <wp:lineTo x="0" y="0"/>
              </wp:wrapPolygon>
            </wp:wrapTight>
            <wp:docPr id="150411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185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417445"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D35C16" w14:textId="0C2C7B2B" w:rsidR="009E6705" w:rsidRPr="00740968" w:rsidRDefault="009E6705" w:rsidP="0079440B">
      <w:pPr>
        <w:spacing w:line="360" w:lineRule="auto"/>
        <w:jc w:val="center"/>
        <w:rPr>
          <w:rFonts w:asciiTheme="majorBidi" w:hAnsiTheme="majorBidi" w:cstheme="majorBidi"/>
        </w:rPr>
      </w:pPr>
      <w:r w:rsidRPr="00740968">
        <w:rPr>
          <w:rFonts w:asciiTheme="majorBidi" w:hAnsiTheme="majorBidi" w:cstheme="majorBidi"/>
          <w:sz w:val="16"/>
          <w:szCs w:val="16"/>
          <w:lang w:bidi="fa-IR"/>
        </w:rPr>
        <w:t xml:space="preserve">Figure </w:t>
      </w:r>
      <w:r w:rsidR="00C01C2B">
        <w:rPr>
          <w:rFonts w:asciiTheme="majorBidi" w:hAnsiTheme="majorBidi" w:cstheme="majorBidi" w:hint="cs"/>
          <w:sz w:val="16"/>
          <w:szCs w:val="16"/>
          <w:rtl/>
          <w:lang w:bidi="fa-IR"/>
        </w:rPr>
        <w:t>3</w:t>
      </w:r>
      <w:r w:rsidRPr="00740968">
        <w:rPr>
          <w:rFonts w:asciiTheme="majorBidi" w:hAnsiTheme="majorBidi" w:cstheme="majorBidi"/>
          <w:sz w:val="16"/>
          <w:szCs w:val="16"/>
          <w:lang w:bidi="fa-IR"/>
        </w:rPr>
        <w:t xml:space="preserve">. Confusion Matrix for </w:t>
      </w:r>
      <w:r w:rsidR="00947D8C">
        <w:rPr>
          <w:rFonts w:asciiTheme="majorBidi" w:hAnsiTheme="majorBidi" w:cstheme="majorBidi"/>
          <w:sz w:val="16"/>
          <w:szCs w:val="16"/>
          <w:lang w:bidi="fa-IR"/>
        </w:rPr>
        <w:t>o</w:t>
      </w:r>
      <w:r w:rsidRPr="00740968">
        <w:rPr>
          <w:rFonts w:asciiTheme="majorBidi" w:hAnsiTheme="majorBidi" w:cstheme="majorBidi"/>
          <w:sz w:val="16"/>
          <w:szCs w:val="16"/>
          <w:lang w:bidi="fa-IR"/>
        </w:rPr>
        <w:t xml:space="preserve">rbital </w:t>
      </w:r>
      <w:r w:rsidR="00947D8C">
        <w:rPr>
          <w:rFonts w:asciiTheme="majorBidi" w:hAnsiTheme="majorBidi" w:cstheme="majorBidi"/>
          <w:sz w:val="16"/>
          <w:szCs w:val="16"/>
          <w:lang w:bidi="fa-IR"/>
        </w:rPr>
        <w:t>f</w:t>
      </w:r>
      <w:r w:rsidRPr="00740968">
        <w:rPr>
          <w:rFonts w:asciiTheme="majorBidi" w:hAnsiTheme="majorBidi" w:cstheme="majorBidi"/>
          <w:sz w:val="16"/>
          <w:szCs w:val="16"/>
          <w:lang w:bidi="fa-IR"/>
        </w:rPr>
        <w:t xml:space="preserve">racture </w:t>
      </w:r>
      <w:r w:rsidR="00947D8C">
        <w:rPr>
          <w:rFonts w:asciiTheme="majorBidi" w:hAnsiTheme="majorBidi" w:cstheme="majorBidi"/>
          <w:sz w:val="16"/>
          <w:szCs w:val="16"/>
          <w:lang w:bidi="fa-IR"/>
        </w:rPr>
        <w:t>d</w:t>
      </w:r>
      <w:r w:rsidRPr="00740968">
        <w:rPr>
          <w:rFonts w:asciiTheme="majorBidi" w:hAnsiTheme="majorBidi" w:cstheme="majorBidi"/>
          <w:sz w:val="16"/>
          <w:szCs w:val="16"/>
          <w:lang w:bidi="fa-IR"/>
        </w:rPr>
        <w:t>etection</w:t>
      </w:r>
      <w:r w:rsidR="00947D8C">
        <w:rPr>
          <w:rFonts w:asciiTheme="majorBidi" w:hAnsiTheme="majorBidi" w:cstheme="majorBidi"/>
          <w:sz w:val="16"/>
          <w:szCs w:val="16"/>
          <w:lang w:bidi="fa-IR"/>
        </w:rPr>
        <w:t xml:space="preserve"> (left) and injury severity estimation (right).</w:t>
      </w:r>
    </w:p>
    <w:p w14:paraId="0CA4AECF" w14:textId="25F893ED" w:rsidR="009E6705" w:rsidRPr="007032B0" w:rsidRDefault="00947D8C" w:rsidP="007032B0">
      <w:pPr>
        <w:spacing w:line="360" w:lineRule="auto"/>
        <w:jc w:val="center"/>
        <w:rPr>
          <w:rFonts w:asciiTheme="majorBidi" w:hAnsiTheme="majorBidi" w:cstheme="majorBidi"/>
          <w:color w:val="000000" w:themeColor="text1"/>
          <w:sz w:val="16"/>
          <w:szCs w:val="16"/>
          <w:shd w:val="clear" w:color="auto" w:fill="FFFFFF"/>
          <w:rtl/>
          <w:lang w:bidi="fa-IR"/>
        </w:rPr>
      </w:pPr>
      <w:r>
        <w:rPr>
          <w:noProof/>
        </w:rPr>
        <w:drawing>
          <wp:anchor distT="0" distB="0" distL="114300" distR="114300" simplePos="0" relativeHeight="251658240" behindDoc="1" locked="0" layoutInCell="1" allowOverlap="1" wp14:anchorId="65BE2A07" wp14:editId="296B9212">
            <wp:simplePos x="0" y="0"/>
            <wp:positionH relativeFrom="column">
              <wp:posOffset>3053944</wp:posOffset>
            </wp:positionH>
            <wp:positionV relativeFrom="paragraph">
              <wp:posOffset>4445</wp:posOffset>
            </wp:positionV>
            <wp:extent cx="2417445" cy="2286000"/>
            <wp:effectExtent l="0" t="0" r="1905" b="0"/>
            <wp:wrapTight wrapText="bothSides">
              <wp:wrapPolygon edited="0">
                <wp:start x="0" y="0"/>
                <wp:lineTo x="0" y="21420"/>
                <wp:lineTo x="21447" y="21420"/>
                <wp:lineTo x="21447" y="0"/>
                <wp:lineTo x="0" y="0"/>
              </wp:wrapPolygon>
            </wp:wrapTight>
            <wp:docPr id="348489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89302"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417445" cy="2286000"/>
                    </a:xfrm>
                    <a:prstGeom prst="rect">
                      <a:avLst/>
                    </a:prstGeom>
                    <a:noFill/>
                    <a:ln>
                      <a:noFill/>
                    </a:ln>
                  </pic:spPr>
                </pic:pic>
              </a:graphicData>
            </a:graphic>
            <wp14:sizeRelH relativeFrom="margin">
              <wp14:pctWidth>0</wp14:pctWidth>
            </wp14:sizeRelH>
          </wp:anchor>
        </w:drawing>
      </w:r>
      <w:r w:rsidR="007032B0">
        <w:rPr>
          <w:noProof/>
        </w:rPr>
        <w:drawing>
          <wp:inline distT="0" distB="0" distL="0" distR="0" wp14:anchorId="0A809A6F" wp14:editId="116BE756">
            <wp:extent cx="2417884" cy="2286000"/>
            <wp:effectExtent l="0" t="0" r="1905" b="0"/>
            <wp:docPr id="369241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1292"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417884" cy="2286000"/>
                    </a:xfrm>
                    <a:prstGeom prst="rect">
                      <a:avLst/>
                    </a:prstGeom>
                    <a:noFill/>
                    <a:ln>
                      <a:noFill/>
                    </a:ln>
                  </pic:spPr>
                </pic:pic>
              </a:graphicData>
            </a:graphic>
          </wp:inline>
        </w:drawing>
      </w:r>
    </w:p>
    <w:p w14:paraId="0863FFFB" w14:textId="4B007DC7" w:rsidR="009E6705" w:rsidRDefault="009E6705" w:rsidP="009F0A8A">
      <w:pPr>
        <w:spacing w:line="360" w:lineRule="auto"/>
        <w:jc w:val="center"/>
        <w:rPr>
          <w:rFonts w:asciiTheme="majorBidi" w:hAnsiTheme="majorBidi" w:cstheme="majorBidi"/>
          <w:sz w:val="16"/>
          <w:szCs w:val="16"/>
        </w:rPr>
      </w:pPr>
      <w:r w:rsidRPr="00497D22">
        <w:rPr>
          <w:rFonts w:asciiTheme="majorBidi" w:hAnsiTheme="majorBidi" w:cstheme="majorBidi"/>
          <w:sz w:val="16"/>
          <w:szCs w:val="16"/>
          <w:highlight w:val="yellow"/>
        </w:rPr>
        <w:t xml:space="preserve">Figure </w:t>
      </w:r>
      <w:r w:rsidR="007F39F5">
        <w:rPr>
          <w:rFonts w:asciiTheme="majorBidi" w:hAnsiTheme="majorBidi" w:cstheme="majorBidi"/>
          <w:sz w:val="16"/>
          <w:szCs w:val="16"/>
          <w:highlight w:val="yellow"/>
        </w:rPr>
        <w:t>4</w:t>
      </w:r>
      <w:r w:rsidRPr="00497D22">
        <w:rPr>
          <w:rFonts w:asciiTheme="majorBidi" w:hAnsiTheme="majorBidi" w:cstheme="majorBidi"/>
          <w:sz w:val="16"/>
          <w:szCs w:val="16"/>
          <w:highlight w:val="yellow"/>
        </w:rPr>
        <w:t xml:space="preserve">. Expert </w:t>
      </w:r>
      <w:r w:rsidR="00497D22" w:rsidRPr="00497D22">
        <w:rPr>
          <w:rFonts w:asciiTheme="majorBidi" w:hAnsiTheme="majorBidi" w:cstheme="majorBidi"/>
          <w:sz w:val="16"/>
          <w:szCs w:val="16"/>
          <w:highlight w:val="yellow"/>
        </w:rPr>
        <w:t>a</w:t>
      </w:r>
      <w:r w:rsidRPr="00497D22">
        <w:rPr>
          <w:rFonts w:asciiTheme="majorBidi" w:hAnsiTheme="majorBidi" w:cstheme="majorBidi"/>
          <w:sz w:val="16"/>
          <w:szCs w:val="16"/>
          <w:highlight w:val="yellow"/>
        </w:rPr>
        <w:t xml:space="preserve">nnotations by (a): FS: 56.5% (b): </w:t>
      </w:r>
      <w:r w:rsidR="000179E2" w:rsidRPr="00497D22">
        <w:rPr>
          <w:rFonts w:asciiTheme="majorBidi" w:hAnsiTheme="majorBidi" w:cstheme="majorBidi"/>
          <w:sz w:val="16"/>
          <w:szCs w:val="16"/>
          <w:highlight w:val="yellow"/>
        </w:rPr>
        <w:t>S</w:t>
      </w:r>
      <w:r w:rsidRPr="00497D22">
        <w:rPr>
          <w:rFonts w:asciiTheme="majorBidi" w:hAnsiTheme="majorBidi" w:cstheme="majorBidi"/>
          <w:sz w:val="16"/>
          <w:szCs w:val="16"/>
          <w:highlight w:val="yellow"/>
        </w:rPr>
        <w:t>S</w:t>
      </w:r>
      <w:r w:rsidR="000179E2" w:rsidRPr="00497D22">
        <w:rPr>
          <w:rFonts w:asciiTheme="majorBidi" w:hAnsiTheme="majorBidi" w:cstheme="majorBidi"/>
          <w:sz w:val="16"/>
          <w:szCs w:val="16"/>
          <w:highlight w:val="yellow"/>
        </w:rPr>
        <w:t xml:space="preserve">: </w:t>
      </w:r>
      <w:r w:rsidRPr="00497D22">
        <w:rPr>
          <w:rFonts w:asciiTheme="majorBidi" w:hAnsiTheme="majorBidi" w:cstheme="majorBidi"/>
          <w:sz w:val="16"/>
          <w:szCs w:val="16"/>
          <w:highlight w:val="yellow"/>
        </w:rPr>
        <w:t xml:space="preserve">59.5% </w:t>
      </w:r>
      <w:r w:rsidR="00497D22" w:rsidRPr="00497D22">
        <w:rPr>
          <w:rFonts w:asciiTheme="majorBidi" w:hAnsiTheme="majorBidi" w:cstheme="majorBidi"/>
          <w:sz w:val="16"/>
          <w:szCs w:val="16"/>
          <w:highlight w:val="yellow"/>
        </w:rPr>
        <w:t>for the task of injury</w:t>
      </w:r>
      <w:r w:rsidRPr="00497D22">
        <w:rPr>
          <w:rFonts w:asciiTheme="majorBidi" w:hAnsiTheme="majorBidi" w:cstheme="majorBidi"/>
          <w:sz w:val="16"/>
          <w:szCs w:val="16"/>
          <w:highlight w:val="yellow"/>
        </w:rPr>
        <w:t xml:space="preserve"> </w:t>
      </w:r>
      <w:r w:rsidR="008920D9">
        <w:rPr>
          <w:rFonts w:asciiTheme="majorBidi" w:hAnsiTheme="majorBidi" w:cstheme="majorBidi"/>
          <w:sz w:val="16"/>
          <w:szCs w:val="16"/>
          <w:highlight w:val="yellow"/>
        </w:rPr>
        <w:t>severity estimation</w:t>
      </w:r>
      <w:r w:rsidR="00497D22">
        <w:rPr>
          <w:rFonts w:asciiTheme="majorBidi" w:hAnsiTheme="majorBidi" w:cstheme="majorBidi"/>
          <w:sz w:val="16"/>
          <w:szCs w:val="16"/>
        </w:rPr>
        <w:t>.</w:t>
      </w:r>
    </w:p>
    <w:p w14:paraId="1D7DDEB5" w14:textId="4C4FB8A6" w:rsidR="00B76D22" w:rsidRDefault="00B76D22" w:rsidP="00B76D22">
      <w:pPr>
        <w:spacing w:line="360" w:lineRule="auto"/>
        <w:jc w:val="center"/>
        <w:rPr>
          <w:rFonts w:asciiTheme="majorBidi" w:hAnsiTheme="majorBidi" w:cstheme="majorBidi"/>
          <w:sz w:val="16"/>
          <w:szCs w:val="16"/>
        </w:rPr>
      </w:pPr>
      <w:r w:rsidRPr="00B76D22">
        <w:rPr>
          <w:rFonts w:asciiTheme="majorBidi" w:hAnsiTheme="majorBidi" w:cstheme="majorBidi"/>
          <w:noProof/>
          <w:sz w:val="16"/>
          <w:szCs w:val="16"/>
        </w:rPr>
        <w:lastRenderedPageBreak/>
        <mc:AlternateContent>
          <mc:Choice Requires="wpg">
            <w:drawing>
              <wp:inline distT="0" distB="0" distL="0" distR="0" wp14:anchorId="585C3170" wp14:editId="46222C76">
                <wp:extent cx="4572000" cy="3182620"/>
                <wp:effectExtent l="0" t="0" r="0" b="0"/>
                <wp:docPr id="6" name="Group 5">
                  <a:extLst xmlns:a="http://schemas.openxmlformats.org/drawingml/2006/main">
                    <a:ext uri="{FF2B5EF4-FFF2-40B4-BE49-F238E27FC236}">
                      <a16:creationId xmlns:a16="http://schemas.microsoft.com/office/drawing/2014/main" id="{E3A9798F-8EF7-920B-EB5A-BB168426514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72000" cy="3182620"/>
                          <a:chOff x="1620557" y="53107"/>
                          <a:chExt cx="9509376" cy="6620256"/>
                        </a:xfrm>
                      </wpg:grpSpPr>
                      <pic:pic xmlns:pic="http://schemas.openxmlformats.org/drawingml/2006/picture">
                        <pic:nvPicPr>
                          <pic:cNvPr id="2145993781" name="Picture 2145993781">
                            <a:extLst>
                              <a:ext uri="{FF2B5EF4-FFF2-40B4-BE49-F238E27FC236}">
                                <a16:creationId xmlns:a16="http://schemas.microsoft.com/office/drawing/2014/main" id="{93C184AB-7F8D-966D-E645-B1954275A6DA}"/>
                              </a:ext>
                            </a:extLst>
                          </pic:cNvPr>
                          <pic:cNvPicPr>
                            <a:picLocks noChangeAspect="1"/>
                          </pic:cNvPicPr>
                        </pic:nvPicPr>
                        <pic:blipFill>
                          <a:blip r:embed="rId27" cstate="print">
                            <a:extLst>
                              <a:ext uri="{28A0092B-C50C-407E-A947-70E740481C1C}">
                                <a14:useLocalDpi xmlns:a14="http://schemas.microsoft.com/office/drawing/2010/main" val="0"/>
                              </a:ext>
                            </a:extLst>
                          </a:blip>
                          <a:srcRect t="3467"/>
                          <a:stretch>
                            <a:fillRect/>
                          </a:stretch>
                        </pic:blipFill>
                        <pic:spPr>
                          <a:xfrm>
                            <a:off x="1620557" y="53107"/>
                            <a:ext cx="9429751" cy="6620256"/>
                          </a:xfrm>
                          <a:prstGeom prst="rect">
                            <a:avLst/>
                          </a:prstGeom>
                        </pic:spPr>
                      </pic:pic>
                      <pic:pic xmlns:pic="http://schemas.openxmlformats.org/drawingml/2006/picture">
                        <pic:nvPicPr>
                          <pic:cNvPr id="1369637285" name="Picture 1369637285">
                            <a:extLst>
                              <a:ext uri="{FF2B5EF4-FFF2-40B4-BE49-F238E27FC236}">
                                <a16:creationId xmlns:a16="http://schemas.microsoft.com/office/drawing/2014/main" id="{23CC3842-E101-53C6-AD92-B1F20006531F}"/>
                              </a:ext>
                            </a:extLst>
                          </pic:cNvPr>
                          <pic:cNvPicPr>
                            <a:picLocks noChangeAspect="1"/>
                          </pic:cNvPicPr>
                        </pic:nvPicPr>
                        <pic:blipFill>
                          <a:blip r:embed="rId28"/>
                          <a:stretch>
                            <a:fillRect/>
                          </a:stretch>
                        </pic:blipFill>
                        <pic:spPr>
                          <a:xfrm>
                            <a:off x="9991437" y="53107"/>
                            <a:ext cx="1138496" cy="795526"/>
                          </a:xfrm>
                          <a:prstGeom prst="rect">
                            <a:avLst/>
                          </a:prstGeom>
                        </pic:spPr>
                      </pic:pic>
                    </wpg:wgp>
                  </a:graphicData>
                </a:graphic>
              </wp:inline>
            </w:drawing>
          </mc:Choice>
          <mc:Fallback>
            <w:pict>
              <v:group w14:anchorId="31D241EC" id="Group 5" o:spid="_x0000_s1026" style="width:5in;height:250.6pt;mso-position-horizontal-relative:char;mso-position-vertical-relative:line" coordorigin="16205,531" coordsize="95093,66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">
                <o:lock v:ext="edit" aspectratio="t"/>
                <v:shape id="Picture 2145993781" o:spid="_x0000_s1027" type="#_x0000_t75" style="position:absolute;left:16205;top:531;width:94298;height:66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">
                  <v:imagedata r:id="rId29" o:title="" croptop="2272f"/>
                </v:shape>
                <v:shape id="Picture 1369637285" o:spid="_x0000_s1028" type="#_x0000_t75" style="position:absolute;left:99914;top:531;width:11385;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">
                  <v:imagedata r:id="rId30" o:title=""/>
                </v:shape>
                <w10:anchorlock/>
              </v:group>
            </w:pict>
          </mc:Fallback>
        </mc:AlternateContent>
      </w:r>
    </w:p>
    <w:p w14:paraId="2308733F" w14:textId="77777777" w:rsidR="00B76D22" w:rsidRDefault="00B76D22" w:rsidP="00B76D22">
      <w:pPr>
        <w:spacing w:line="360" w:lineRule="auto"/>
        <w:jc w:val="center"/>
        <w:rPr>
          <w:rFonts w:asciiTheme="majorBidi" w:hAnsiTheme="majorBidi" w:cstheme="majorBidi"/>
          <w:sz w:val="16"/>
          <w:szCs w:val="16"/>
        </w:rPr>
      </w:pPr>
    </w:p>
    <w:p w14:paraId="4182193E" w14:textId="4360770F" w:rsidR="00B76D22" w:rsidRPr="00B76D22" w:rsidRDefault="00B76D22" w:rsidP="00B76D22">
      <w:pPr>
        <w:spacing w:line="360" w:lineRule="auto"/>
        <w:jc w:val="center"/>
        <w:rPr>
          <w:rFonts w:asciiTheme="majorBidi" w:hAnsiTheme="majorBidi" w:cstheme="majorBidi"/>
          <w:sz w:val="16"/>
          <w:szCs w:val="16"/>
        </w:rPr>
      </w:pPr>
      <w:r w:rsidRPr="00B76D22">
        <w:rPr>
          <w:rFonts w:asciiTheme="majorBidi" w:hAnsiTheme="majorBidi" w:cstheme="majorBidi"/>
          <w:noProof/>
          <w:sz w:val="16"/>
          <w:szCs w:val="16"/>
        </w:rPr>
        <mc:AlternateContent>
          <mc:Choice Requires="wpg">
            <w:drawing>
              <wp:inline distT="0" distB="0" distL="0" distR="0" wp14:anchorId="66C44C45" wp14:editId="33A117FE">
                <wp:extent cx="4572000" cy="3178419"/>
                <wp:effectExtent l="0" t="0" r="0" b="3175"/>
                <wp:docPr id="575690523"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72000" cy="3178419"/>
                          <a:chOff x="0" y="0"/>
                          <a:chExt cx="9509378" cy="6611112"/>
                        </a:xfrm>
                      </wpg:grpSpPr>
                      <pic:pic xmlns:pic="http://schemas.openxmlformats.org/drawingml/2006/picture">
                        <pic:nvPicPr>
                          <pic:cNvPr id="574137054" name="Picture 574137054"/>
                          <pic:cNvPicPr>
                            <a:picLocks noChangeAspect="1"/>
                          </pic:cNvPicPr>
                        </pic:nvPicPr>
                        <pic:blipFill>
                          <a:blip r:embed="rId31" cstate="print">
                            <a:extLst>
                              <a:ext uri="{28A0092B-C50C-407E-A947-70E740481C1C}">
                                <a14:useLocalDpi xmlns:a14="http://schemas.microsoft.com/office/drawing/2010/main" val="0"/>
                              </a:ext>
                            </a:extLst>
                          </a:blip>
                          <a:srcRect t="3600"/>
                          <a:stretch>
                            <a:fillRect/>
                          </a:stretch>
                        </pic:blipFill>
                        <pic:spPr>
                          <a:xfrm>
                            <a:off x="0" y="0"/>
                            <a:ext cx="9429750" cy="6611112"/>
                          </a:xfrm>
                          <a:prstGeom prst="rect">
                            <a:avLst/>
                          </a:prstGeom>
                        </pic:spPr>
                      </pic:pic>
                      <pic:pic xmlns:pic="http://schemas.openxmlformats.org/drawingml/2006/picture">
                        <pic:nvPicPr>
                          <pic:cNvPr id="630802431" name="Picture 630802431"/>
                          <pic:cNvPicPr>
                            <a:picLocks noChangeAspect="1"/>
                          </pic:cNvPicPr>
                        </pic:nvPicPr>
                        <pic:blipFill>
                          <a:blip r:embed="rId28"/>
                          <a:stretch>
                            <a:fillRect/>
                          </a:stretch>
                        </pic:blipFill>
                        <pic:spPr>
                          <a:xfrm>
                            <a:off x="8370881" y="0"/>
                            <a:ext cx="1138497" cy="795528"/>
                          </a:xfrm>
                          <a:prstGeom prst="rect">
                            <a:avLst/>
                          </a:prstGeom>
                        </pic:spPr>
                      </pic:pic>
                    </wpg:wgp>
                  </a:graphicData>
                </a:graphic>
              </wp:inline>
            </w:drawing>
          </mc:Choice>
          <mc:Fallback>
            <w:pict>
              <v:group w14:anchorId="796FCDAE" id="Group 6" o:spid="_x0000_s1026" style="width:5in;height:250.25pt;mso-position-horizontal-relative:char;mso-position-vertical-relative:line" coordsize="95093,66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">
                <o:lock v:ext="edit" aspectratio="t"/>
                <v:shape id="Picture 574137054" o:spid="_x0000_s1027" type="#_x0000_t75" style="position:absolute;width:94297;height:66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">
                  <v:imagedata r:id="rId32" o:title="" croptop="2359f"/>
                </v:shape>
                <v:shape id="Picture 630802431" o:spid="_x0000_s1028" type="#_x0000_t75" style="position:absolute;left:83708;width:11385;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">
                  <v:imagedata r:id="rId30" o:title=""/>
                </v:shape>
                <w10:anchorlock/>
              </v:group>
            </w:pict>
          </mc:Fallback>
        </mc:AlternateContent>
      </w:r>
    </w:p>
    <w:p w14:paraId="0095E9B4" w14:textId="5706A4E8" w:rsidR="007F39F5" w:rsidRPr="0079440B" w:rsidRDefault="007F39F5" w:rsidP="007F39F5">
      <w:pPr>
        <w:spacing w:line="360" w:lineRule="auto"/>
        <w:jc w:val="center"/>
        <w:rPr>
          <w:rFonts w:asciiTheme="majorBidi" w:hAnsiTheme="majorBidi" w:cstheme="majorBidi"/>
          <w:sz w:val="16"/>
          <w:szCs w:val="16"/>
        </w:rPr>
      </w:pPr>
      <w:r w:rsidRPr="00E141E4">
        <w:rPr>
          <w:rFonts w:asciiTheme="majorBidi" w:hAnsiTheme="majorBidi" w:cstheme="majorBidi"/>
          <w:sz w:val="16"/>
          <w:szCs w:val="16"/>
        </w:rPr>
        <w:t xml:space="preserve">Figure 5. Grad-CAM Visualizations Highlighting Model Attention </w:t>
      </w:r>
      <w:r w:rsidR="00B76D22">
        <w:rPr>
          <w:rFonts w:asciiTheme="majorBidi" w:hAnsiTheme="majorBidi" w:cstheme="majorBidi"/>
          <w:sz w:val="16"/>
          <w:szCs w:val="16"/>
        </w:rPr>
        <w:t>for Fracture Detection Model (Top) severe and (Down) mild.</w:t>
      </w:r>
    </w:p>
    <w:p w14:paraId="52682666" w14:textId="77777777" w:rsidR="007F39F5" w:rsidRDefault="007F39F5" w:rsidP="009F0A8A">
      <w:pPr>
        <w:spacing w:line="360" w:lineRule="auto"/>
        <w:jc w:val="center"/>
        <w:rPr>
          <w:rFonts w:asciiTheme="majorBidi" w:hAnsiTheme="majorBidi" w:cstheme="majorBidi"/>
        </w:rPr>
      </w:pPr>
    </w:p>
    <w:p w14:paraId="6CB29A81" w14:textId="77777777" w:rsidR="00FD2828" w:rsidRDefault="00FD2828" w:rsidP="00C01C2B">
      <w:pPr>
        <w:jc w:val="center"/>
        <w:rPr>
          <w:rFonts w:asciiTheme="majorBidi" w:hAnsiTheme="majorBidi" w:cstheme="majorBidi"/>
        </w:rPr>
      </w:pPr>
    </w:p>
    <w:p w14:paraId="401099E0" w14:textId="77777777" w:rsidR="00FD2828" w:rsidRPr="00740968" w:rsidRDefault="00FD2828" w:rsidP="00FD2828">
      <w:pPr>
        <w:spacing w:line="360" w:lineRule="auto"/>
        <w:jc w:val="center"/>
        <w:rPr>
          <w:rStyle w:val="normaltextrun"/>
          <w:rFonts w:asciiTheme="majorBidi" w:hAnsiTheme="majorBidi" w:cstheme="majorBidi"/>
          <w:color w:val="FF0000"/>
          <w:shd w:val="clear" w:color="auto" w:fill="FFFFFF"/>
        </w:rPr>
      </w:pPr>
      <w:r w:rsidRPr="00740968">
        <w:rPr>
          <w:rStyle w:val="normaltextrun"/>
          <w:rFonts w:asciiTheme="majorBidi" w:hAnsiTheme="majorBidi" w:cstheme="majorBidi"/>
          <w:noProof/>
          <w:color w:val="FF0000"/>
          <w:shd w:val="clear" w:color="auto" w:fill="FFFFFF"/>
        </w:rPr>
        <w:lastRenderedPageBreak/>
        <w:drawing>
          <wp:inline distT="0" distB="0" distL="0" distR="0" wp14:anchorId="11922985" wp14:editId="5DB141B8">
            <wp:extent cx="4572489" cy="1905203"/>
            <wp:effectExtent l="0" t="0" r="0" b="0"/>
            <wp:docPr id="1521542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2664"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572489" cy="1905203"/>
                    </a:xfrm>
                    <a:prstGeom prst="rect">
                      <a:avLst/>
                    </a:prstGeom>
                    <a:noFill/>
                    <a:ln>
                      <a:noFill/>
                    </a:ln>
                  </pic:spPr>
                </pic:pic>
              </a:graphicData>
            </a:graphic>
          </wp:inline>
        </w:drawing>
      </w:r>
    </w:p>
    <w:p w14:paraId="57EBF13A" w14:textId="4FD1FFE0" w:rsidR="00FD2828" w:rsidRDefault="00FD2828" w:rsidP="00FD2828">
      <w:pPr>
        <w:spacing w:line="360" w:lineRule="auto"/>
        <w:jc w:val="center"/>
        <w:rPr>
          <w:rStyle w:val="normaltextrun"/>
          <w:rFonts w:asciiTheme="majorBidi" w:hAnsiTheme="majorBidi" w:cstheme="majorBidi"/>
          <w:color w:val="000000" w:themeColor="text1"/>
          <w:sz w:val="16"/>
          <w:szCs w:val="16"/>
          <w:shd w:val="clear" w:color="auto" w:fill="FFFFFF"/>
          <w:rtl/>
        </w:rPr>
      </w:pPr>
      <w:r>
        <w:rPr>
          <w:rStyle w:val="normaltextrun"/>
          <w:rFonts w:asciiTheme="majorBidi" w:hAnsiTheme="majorBidi" w:cstheme="majorBidi"/>
          <w:color w:val="000000" w:themeColor="text1"/>
          <w:sz w:val="16"/>
          <w:szCs w:val="16"/>
          <w:shd w:val="clear" w:color="auto" w:fill="FFFFFF"/>
        </w:rPr>
        <w:t xml:space="preserve">Supplementary </w:t>
      </w:r>
      <w:r w:rsidRPr="00740968">
        <w:rPr>
          <w:rStyle w:val="normaltextrun"/>
          <w:rFonts w:asciiTheme="majorBidi" w:hAnsiTheme="majorBidi" w:cstheme="majorBidi"/>
          <w:color w:val="000000" w:themeColor="text1"/>
          <w:sz w:val="16"/>
          <w:szCs w:val="16"/>
          <w:shd w:val="clear" w:color="auto" w:fill="FFFFFF"/>
        </w:rPr>
        <w:t xml:space="preserve">Figure </w:t>
      </w:r>
      <w:r w:rsidR="007F39F5">
        <w:rPr>
          <w:rStyle w:val="normaltextrun"/>
          <w:rFonts w:asciiTheme="majorBidi" w:hAnsiTheme="majorBidi" w:cstheme="majorBidi"/>
          <w:color w:val="000000" w:themeColor="text1"/>
          <w:sz w:val="16"/>
          <w:szCs w:val="16"/>
          <w:shd w:val="clear" w:color="auto" w:fill="FFFFFF"/>
        </w:rPr>
        <w:t>1</w:t>
      </w:r>
      <w:r w:rsidRPr="00740968">
        <w:rPr>
          <w:rStyle w:val="normaltextrun"/>
          <w:rFonts w:asciiTheme="majorBidi" w:hAnsiTheme="majorBidi" w:cstheme="majorBidi"/>
          <w:color w:val="000000" w:themeColor="text1"/>
          <w:sz w:val="16"/>
          <w:szCs w:val="16"/>
          <w:shd w:val="clear" w:color="auto" w:fill="FFFFFF"/>
        </w:rPr>
        <w:t xml:space="preserve">. Training and </w:t>
      </w:r>
      <w:r w:rsidR="00231945">
        <w:rPr>
          <w:rStyle w:val="normaltextrun"/>
          <w:rFonts w:asciiTheme="majorBidi" w:hAnsiTheme="majorBidi" w:cstheme="majorBidi"/>
          <w:color w:val="000000" w:themeColor="text1"/>
          <w:sz w:val="16"/>
          <w:szCs w:val="16"/>
          <w:shd w:val="clear" w:color="auto" w:fill="FFFFFF"/>
        </w:rPr>
        <w:t>v</w:t>
      </w:r>
      <w:r w:rsidRPr="00740968">
        <w:rPr>
          <w:rStyle w:val="normaltextrun"/>
          <w:rFonts w:asciiTheme="majorBidi" w:hAnsiTheme="majorBidi" w:cstheme="majorBidi"/>
          <w:color w:val="000000" w:themeColor="text1"/>
          <w:sz w:val="16"/>
          <w:szCs w:val="16"/>
          <w:shd w:val="clear" w:color="auto" w:fill="FFFFFF"/>
        </w:rPr>
        <w:t xml:space="preserve">alidation </w:t>
      </w:r>
      <w:r w:rsidR="00231945">
        <w:rPr>
          <w:rStyle w:val="normaltextrun"/>
          <w:rFonts w:asciiTheme="majorBidi" w:hAnsiTheme="majorBidi" w:cstheme="majorBidi"/>
          <w:color w:val="000000" w:themeColor="text1"/>
          <w:sz w:val="16"/>
          <w:szCs w:val="16"/>
          <w:shd w:val="clear" w:color="auto" w:fill="FFFFFF"/>
        </w:rPr>
        <w:t>l</w:t>
      </w:r>
      <w:r w:rsidRPr="00740968">
        <w:rPr>
          <w:rStyle w:val="normaltextrun"/>
          <w:rFonts w:asciiTheme="majorBidi" w:hAnsiTheme="majorBidi" w:cstheme="majorBidi"/>
          <w:color w:val="000000" w:themeColor="text1"/>
          <w:sz w:val="16"/>
          <w:szCs w:val="16"/>
          <w:shd w:val="clear" w:color="auto" w:fill="FFFFFF"/>
        </w:rPr>
        <w:t xml:space="preserve">oss and </w:t>
      </w:r>
      <w:r w:rsidR="00231945">
        <w:rPr>
          <w:rStyle w:val="normaltextrun"/>
          <w:rFonts w:asciiTheme="majorBidi" w:hAnsiTheme="majorBidi" w:cstheme="majorBidi"/>
          <w:color w:val="000000" w:themeColor="text1"/>
          <w:sz w:val="16"/>
          <w:szCs w:val="16"/>
          <w:shd w:val="clear" w:color="auto" w:fill="FFFFFF"/>
        </w:rPr>
        <w:t>a</w:t>
      </w:r>
      <w:r w:rsidRPr="00740968">
        <w:rPr>
          <w:rStyle w:val="normaltextrun"/>
          <w:rFonts w:asciiTheme="majorBidi" w:hAnsiTheme="majorBidi" w:cstheme="majorBidi"/>
          <w:color w:val="000000" w:themeColor="text1"/>
          <w:sz w:val="16"/>
          <w:szCs w:val="16"/>
          <w:shd w:val="clear" w:color="auto" w:fill="FFFFFF"/>
        </w:rPr>
        <w:t xml:space="preserve">ccuracy over 20 Epochs for </w:t>
      </w:r>
      <w:r w:rsidR="00231945">
        <w:rPr>
          <w:rStyle w:val="normaltextrun"/>
          <w:rFonts w:asciiTheme="majorBidi" w:hAnsiTheme="majorBidi" w:cstheme="majorBidi"/>
          <w:color w:val="000000" w:themeColor="text1"/>
          <w:sz w:val="16"/>
          <w:szCs w:val="16"/>
          <w:shd w:val="clear" w:color="auto" w:fill="FFFFFF"/>
        </w:rPr>
        <w:t>f</w:t>
      </w:r>
      <w:r w:rsidRPr="00740968">
        <w:rPr>
          <w:rStyle w:val="normaltextrun"/>
          <w:rFonts w:asciiTheme="majorBidi" w:hAnsiTheme="majorBidi" w:cstheme="majorBidi"/>
          <w:color w:val="000000" w:themeColor="text1"/>
          <w:sz w:val="16"/>
          <w:szCs w:val="16"/>
          <w:shd w:val="clear" w:color="auto" w:fill="FFFFFF"/>
        </w:rPr>
        <w:t xml:space="preserve">racture </w:t>
      </w:r>
      <w:r w:rsidR="00231945">
        <w:rPr>
          <w:rStyle w:val="normaltextrun"/>
          <w:rFonts w:asciiTheme="majorBidi" w:hAnsiTheme="majorBidi" w:cstheme="majorBidi"/>
          <w:color w:val="000000" w:themeColor="text1"/>
          <w:sz w:val="16"/>
          <w:szCs w:val="16"/>
          <w:shd w:val="clear" w:color="auto" w:fill="FFFFFF"/>
        </w:rPr>
        <w:t>d</w:t>
      </w:r>
      <w:r w:rsidRPr="00740968">
        <w:rPr>
          <w:rStyle w:val="normaltextrun"/>
          <w:rFonts w:asciiTheme="majorBidi" w:hAnsiTheme="majorBidi" w:cstheme="majorBidi"/>
          <w:color w:val="000000" w:themeColor="text1"/>
          <w:sz w:val="16"/>
          <w:szCs w:val="16"/>
          <w:shd w:val="clear" w:color="auto" w:fill="FFFFFF"/>
        </w:rPr>
        <w:t xml:space="preserve">etection </w:t>
      </w:r>
      <w:r w:rsidR="00231945">
        <w:rPr>
          <w:rStyle w:val="normaltextrun"/>
          <w:rFonts w:asciiTheme="majorBidi" w:hAnsiTheme="majorBidi" w:cstheme="majorBidi"/>
          <w:color w:val="000000" w:themeColor="text1"/>
          <w:sz w:val="16"/>
          <w:szCs w:val="16"/>
          <w:shd w:val="clear" w:color="auto" w:fill="FFFFFF"/>
        </w:rPr>
        <w:t>n</w:t>
      </w:r>
      <w:r w:rsidRPr="00740968">
        <w:rPr>
          <w:rStyle w:val="normaltextrun"/>
          <w:rFonts w:asciiTheme="majorBidi" w:hAnsiTheme="majorBidi" w:cstheme="majorBidi"/>
          <w:color w:val="000000" w:themeColor="text1"/>
          <w:sz w:val="16"/>
          <w:szCs w:val="16"/>
          <w:shd w:val="clear" w:color="auto" w:fill="FFFFFF"/>
        </w:rPr>
        <w:t>etwork.</w:t>
      </w:r>
    </w:p>
    <w:p w14:paraId="69BD9B3A" w14:textId="77777777" w:rsidR="00FD2828" w:rsidRPr="00740968" w:rsidRDefault="00FD2828" w:rsidP="00FD2828">
      <w:pPr>
        <w:spacing w:line="360" w:lineRule="auto"/>
        <w:jc w:val="center"/>
        <w:rPr>
          <w:rFonts w:asciiTheme="majorBidi" w:hAnsiTheme="majorBidi" w:cstheme="majorBidi"/>
        </w:rPr>
      </w:pPr>
      <w:r w:rsidRPr="00740968">
        <w:rPr>
          <w:rFonts w:asciiTheme="majorBidi" w:hAnsiTheme="majorBidi" w:cstheme="majorBidi"/>
          <w:noProof/>
        </w:rPr>
        <w:drawing>
          <wp:inline distT="0" distB="0" distL="0" distR="0" wp14:anchorId="4F6FBBE7" wp14:editId="6011371C">
            <wp:extent cx="4564673" cy="1901947"/>
            <wp:effectExtent l="0" t="0" r="7620" b="3175"/>
            <wp:docPr id="334851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1216"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564673" cy="1901947"/>
                    </a:xfrm>
                    <a:prstGeom prst="rect">
                      <a:avLst/>
                    </a:prstGeom>
                    <a:noFill/>
                    <a:ln>
                      <a:noFill/>
                    </a:ln>
                  </pic:spPr>
                </pic:pic>
              </a:graphicData>
            </a:graphic>
          </wp:inline>
        </w:drawing>
      </w:r>
    </w:p>
    <w:p w14:paraId="29F8F8DB" w14:textId="2D0999A2" w:rsidR="00FD2828" w:rsidRPr="00740968" w:rsidRDefault="00FD2828" w:rsidP="00FD2828">
      <w:pPr>
        <w:spacing w:line="360" w:lineRule="auto"/>
        <w:jc w:val="center"/>
        <w:rPr>
          <w:rStyle w:val="normaltextrun"/>
          <w:rFonts w:asciiTheme="majorBidi" w:hAnsiTheme="majorBidi" w:cstheme="majorBidi"/>
          <w:color w:val="000000" w:themeColor="text1"/>
          <w:sz w:val="16"/>
          <w:szCs w:val="16"/>
          <w:shd w:val="clear" w:color="auto" w:fill="FFFFFF"/>
        </w:rPr>
      </w:pPr>
      <w:r>
        <w:rPr>
          <w:rStyle w:val="normaltextrun"/>
          <w:rFonts w:asciiTheme="majorBidi" w:hAnsiTheme="majorBidi" w:cstheme="majorBidi"/>
          <w:color w:val="000000" w:themeColor="text1"/>
          <w:sz w:val="16"/>
          <w:szCs w:val="16"/>
          <w:shd w:val="clear" w:color="auto" w:fill="FFFFFF"/>
        </w:rPr>
        <w:t>Supplementary</w:t>
      </w:r>
      <w:r w:rsidR="007F39F5">
        <w:rPr>
          <w:rStyle w:val="normaltextrun"/>
          <w:rFonts w:asciiTheme="majorBidi" w:hAnsiTheme="majorBidi" w:cstheme="majorBidi"/>
          <w:color w:val="000000" w:themeColor="text1"/>
          <w:sz w:val="16"/>
          <w:szCs w:val="16"/>
          <w:shd w:val="clear" w:color="auto" w:fill="FFFFFF"/>
        </w:rPr>
        <w:t xml:space="preserve"> Figure</w:t>
      </w:r>
      <w:r>
        <w:rPr>
          <w:rStyle w:val="normaltextrun"/>
          <w:rFonts w:asciiTheme="majorBidi" w:hAnsiTheme="majorBidi" w:cstheme="majorBidi"/>
          <w:color w:val="000000" w:themeColor="text1"/>
          <w:sz w:val="16"/>
          <w:szCs w:val="16"/>
          <w:shd w:val="clear" w:color="auto" w:fill="FFFFFF"/>
        </w:rPr>
        <w:t xml:space="preserve"> 2</w:t>
      </w:r>
      <w:r w:rsidRPr="00740968">
        <w:rPr>
          <w:rStyle w:val="normaltextrun"/>
          <w:rFonts w:asciiTheme="majorBidi" w:hAnsiTheme="majorBidi" w:cstheme="majorBidi"/>
          <w:color w:val="000000" w:themeColor="text1"/>
          <w:sz w:val="16"/>
          <w:szCs w:val="16"/>
          <w:shd w:val="clear" w:color="auto" w:fill="FFFFFF"/>
        </w:rPr>
        <w:t xml:space="preserve">. Training and Validation Loss and Accuracy over </w:t>
      </w:r>
      <w:r w:rsidR="00ED0E56">
        <w:rPr>
          <w:rStyle w:val="normaltextrun"/>
          <w:rFonts w:asciiTheme="majorBidi" w:hAnsiTheme="majorBidi" w:cstheme="majorBidi" w:hint="cs"/>
          <w:color w:val="000000" w:themeColor="text1"/>
          <w:sz w:val="16"/>
          <w:szCs w:val="16"/>
          <w:shd w:val="clear" w:color="auto" w:fill="FFFFFF"/>
          <w:rtl/>
        </w:rPr>
        <w:t>50</w:t>
      </w:r>
      <w:r w:rsidRPr="00740968">
        <w:rPr>
          <w:rStyle w:val="normaltextrun"/>
          <w:rFonts w:asciiTheme="majorBidi" w:hAnsiTheme="majorBidi" w:cstheme="majorBidi"/>
          <w:color w:val="000000" w:themeColor="text1"/>
          <w:sz w:val="16"/>
          <w:szCs w:val="16"/>
          <w:shd w:val="clear" w:color="auto" w:fill="FFFFFF"/>
        </w:rPr>
        <w:t xml:space="preserve"> Epochs for Orbit Injury Severity Estimation Network.</w:t>
      </w:r>
    </w:p>
    <w:sectPr w:rsidR="00FD2828" w:rsidRPr="0074096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lari, Farhad" w:date="2025-05-28T21:37:00Z" w:initials="FS">
    <w:p w14:paraId="74C859D9" w14:textId="77777777" w:rsidR="00C25B4B" w:rsidRDefault="00DA0057" w:rsidP="00C25B4B">
      <w:pPr>
        <w:pStyle w:val="CommentText"/>
      </w:pPr>
      <w:r>
        <w:rPr>
          <w:rStyle w:val="CommentReference"/>
        </w:rPr>
        <w:annotationRef/>
      </w:r>
      <w:r w:rsidR="00C25B4B">
        <w:t>Add reference here and explain some of the parameters that were suggested for this purpose</w:t>
      </w:r>
    </w:p>
  </w:comment>
  <w:comment w:id="2" w:author="reza samiee" w:date="2025-06-08T22:18:00Z" w:initials="rs">
    <w:p w14:paraId="333ECA7D" w14:textId="54CB3EBC" w:rsidR="00E6752E" w:rsidRDefault="00E6752E" w:rsidP="00E6752E">
      <w:pPr>
        <w:pStyle w:val="CommentText"/>
      </w:pPr>
      <w:r>
        <w:rPr>
          <w:rStyle w:val="CommentReference"/>
        </w:rPr>
        <w:annotationRef/>
      </w:r>
      <w:r>
        <w:t>Why the aim part has been removed?</w:t>
      </w:r>
    </w:p>
  </w:comment>
  <w:comment w:id="3" w:author="reza samiee" w:date="2025-06-08T22:16:00Z" w:initials="rs">
    <w:p w14:paraId="77D44892" w14:textId="17164027" w:rsidR="00E6752E" w:rsidRDefault="00E6752E">
      <w:pPr>
        <w:pStyle w:val="CommentText"/>
      </w:pPr>
      <w:r>
        <w:rPr>
          <w:rStyle w:val="CommentReference"/>
        </w:rPr>
        <w:annotationRef/>
      </w:r>
      <w:r>
        <w:t>Add ref later</w:t>
      </w:r>
    </w:p>
  </w:comment>
  <w:comment w:id="4" w:author="reza samiee" w:date="2025-06-08T22:16:00Z" w:initials="rs">
    <w:p w14:paraId="56B0C1CC" w14:textId="67B0048F" w:rsidR="00E6752E" w:rsidRDefault="00E6752E">
      <w:pPr>
        <w:pStyle w:val="CommentText"/>
      </w:pPr>
      <w:r>
        <w:rPr>
          <w:rStyle w:val="CommentReference"/>
        </w:rPr>
        <w:annotationRef/>
      </w:r>
      <w:r>
        <w:t>Add ref later</w:t>
      </w:r>
    </w:p>
  </w:comment>
  <w:comment w:id="5" w:author="reza samiee" w:date="2025-06-08T22:16:00Z" w:initials="rs">
    <w:p w14:paraId="77BBD7EA" w14:textId="77777777" w:rsidR="00E6752E" w:rsidRDefault="00E6752E">
      <w:pPr>
        <w:pStyle w:val="CommentText"/>
      </w:pPr>
      <w:r>
        <w:rPr>
          <w:rStyle w:val="CommentReference"/>
        </w:rPr>
        <w:annotationRef/>
      </w:r>
      <w:r>
        <w:t>Add ref later</w:t>
      </w:r>
    </w:p>
    <w:p w14:paraId="1AC34C69" w14:textId="72034E9A" w:rsidR="00E6752E" w:rsidRDefault="00E6752E">
      <w:pPr>
        <w:pStyle w:val="CommentText"/>
      </w:pPr>
    </w:p>
  </w:comment>
  <w:comment w:id="10" w:author="Nadia Meskar" w:date="2025-04-22T11:28:00Z" w:initials="NM">
    <w:p w14:paraId="559A89FA" w14:textId="63E2B049" w:rsidR="006C4A21" w:rsidRDefault="006C4A21" w:rsidP="006C4A21">
      <w:pPr>
        <w:pStyle w:val="CommentText"/>
      </w:pPr>
      <w:r>
        <w:rPr>
          <w:rStyle w:val="CommentReference"/>
        </w:rPr>
        <w:annotationRef/>
      </w:r>
      <w:r>
        <w:rPr>
          <w:rStyle w:val="CommentReference"/>
        </w:rPr>
        <w:annotationRef/>
      </w:r>
      <w:r>
        <w:t>Revision required by Dr Sameie.</w:t>
      </w:r>
    </w:p>
    <w:p w14:paraId="57D5BE92" w14:textId="77777777" w:rsidR="006C4A21" w:rsidRDefault="006C4A21">
      <w:pPr>
        <w:pStyle w:val="CommentText"/>
      </w:pPr>
    </w:p>
    <w:p w14:paraId="637D588D" w14:textId="24AC240C" w:rsidR="006C4A21" w:rsidRDefault="006C4A2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859D9" w15:done="1"/>
  <w15:commentEx w15:paraId="333ECA7D" w15:done="0"/>
  <w15:commentEx w15:paraId="77D44892" w15:done="0"/>
  <w15:commentEx w15:paraId="56B0C1CC" w15:done="0"/>
  <w15:commentEx w15:paraId="1AC34C69" w15:done="0"/>
  <w15:commentEx w15:paraId="637D58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0762DC" w16cex:dateUtc="2025-05-28T17:07:00Z"/>
  <w16cex:commentExtensible w16cex:durableId="0C11DA57" w16cex:dateUtc="2025-06-08T18:48:00Z"/>
  <w16cex:commentExtensible w16cex:durableId="610F6051" w16cex:dateUtc="2025-06-08T18:46:00Z"/>
  <w16cex:commentExtensible w16cex:durableId="496F4005" w16cex:dateUtc="2025-06-08T18:46:00Z"/>
  <w16cex:commentExtensible w16cex:durableId="5961B581" w16cex:dateUtc="2025-06-08T18:46:00Z"/>
  <w16cex:commentExtensible w16cex:durableId="3D019221" w16cex:dateUtc="2025-04-22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859D9" w16cid:durableId="200762DC"/>
  <w16cid:commentId w16cid:paraId="333ECA7D" w16cid:durableId="0C11DA57"/>
  <w16cid:commentId w16cid:paraId="77D44892" w16cid:durableId="610F6051"/>
  <w16cid:commentId w16cid:paraId="56B0C1CC" w16cid:durableId="496F4005"/>
  <w16cid:commentId w16cid:paraId="1AC34C69" w16cid:durableId="5961B581"/>
  <w16cid:commentId w16cid:paraId="637D588D" w16cid:durableId="3D019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3411" w14:textId="77777777" w:rsidR="00E077A0" w:rsidRDefault="00E077A0" w:rsidP="00A90D18">
      <w:pPr>
        <w:spacing w:after="0" w:line="240" w:lineRule="auto"/>
      </w:pPr>
      <w:r>
        <w:separator/>
      </w:r>
    </w:p>
  </w:endnote>
  <w:endnote w:type="continuationSeparator" w:id="0">
    <w:p w14:paraId="5DA9A75C" w14:textId="77777777" w:rsidR="00E077A0" w:rsidRDefault="00E077A0" w:rsidP="00A9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3C23" w14:textId="77777777" w:rsidR="00E077A0" w:rsidRDefault="00E077A0" w:rsidP="00A90D18">
      <w:pPr>
        <w:spacing w:after="0" w:line="240" w:lineRule="auto"/>
      </w:pPr>
      <w:r>
        <w:separator/>
      </w:r>
    </w:p>
  </w:footnote>
  <w:footnote w:type="continuationSeparator" w:id="0">
    <w:p w14:paraId="21DD339D" w14:textId="77777777" w:rsidR="00E077A0" w:rsidRDefault="00E077A0" w:rsidP="00A90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F1"/>
    <w:multiLevelType w:val="hybridMultilevel"/>
    <w:tmpl w:val="219CA74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C1088"/>
    <w:multiLevelType w:val="hybridMultilevel"/>
    <w:tmpl w:val="28140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F4B72"/>
    <w:multiLevelType w:val="hybridMultilevel"/>
    <w:tmpl w:val="FDE4D9CA"/>
    <w:lvl w:ilvl="0" w:tplc="FFFFFFFF">
      <w:start w:val="1"/>
      <w:numFmt w:val="decimal"/>
      <w:lvlText w:val="%1."/>
      <w:lvlJc w:val="left"/>
      <w:pPr>
        <w:ind w:left="720" w:hanging="360"/>
      </w:pPr>
      <w:rPr>
        <w:rFonts w:hint="default"/>
        <w:b/>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B844D2"/>
    <w:multiLevelType w:val="multilevel"/>
    <w:tmpl w:val="C38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F4D6A"/>
    <w:multiLevelType w:val="multilevel"/>
    <w:tmpl w:val="2FA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46085"/>
    <w:multiLevelType w:val="multilevel"/>
    <w:tmpl w:val="252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F6BDD"/>
    <w:multiLevelType w:val="multilevel"/>
    <w:tmpl w:val="907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285"/>
    <w:multiLevelType w:val="hybridMultilevel"/>
    <w:tmpl w:val="5EF65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A64C6"/>
    <w:multiLevelType w:val="hybridMultilevel"/>
    <w:tmpl w:val="2EB6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77721"/>
    <w:multiLevelType w:val="multilevel"/>
    <w:tmpl w:val="077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02D5D"/>
    <w:multiLevelType w:val="multilevel"/>
    <w:tmpl w:val="167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60D89"/>
    <w:multiLevelType w:val="multilevel"/>
    <w:tmpl w:val="6136C962"/>
    <w:lvl w:ilvl="0">
      <w:start w:val="1"/>
      <w:numFmt w:val="decimal"/>
      <w:lvlText w:val="%1."/>
      <w:lvlJc w:val="left"/>
      <w:pPr>
        <w:ind w:left="720" w:hanging="360"/>
      </w:pPr>
      <w:rPr>
        <w:rFonts w:hint="default"/>
        <w:b/>
        <w:sz w:val="28"/>
        <w:szCs w:val="28"/>
      </w:rPr>
    </w:lvl>
    <w:lvl w:ilvl="1">
      <w:start w:val="1"/>
      <w:numFmt w:val="decimal"/>
      <w:isLgl/>
      <w:lvlText w:val="%1.%2."/>
      <w:lvlJc w:val="left"/>
      <w:pPr>
        <w:ind w:left="1140" w:hanging="420"/>
      </w:pPr>
      <w:rPr>
        <w:rFonts w:eastAsiaTheme="majorEastAsia" w:hint="default"/>
        <w:b/>
        <w:bCs/>
        <w:color w:val="000000" w:themeColor="text1"/>
        <w:sz w:val="24"/>
        <w:szCs w:val="14"/>
      </w:rPr>
    </w:lvl>
    <w:lvl w:ilvl="2">
      <w:start w:val="1"/>
      <w:numFmt w:val="decimal"/>
      <w:isLgl/>
      <w:lvlText w:val="%1.%2.%3."/>
      <w:lvlJc w:val="left"/>
      <w:pPr>
        <w:ind w:left="1800" w:hanging="720"/>
      </w:pPr>
      <w:rPr>
        <w:rFonts w:eastAsiaTheme="majorEastAsia" w:hint="default"/>
        <w:color w:val="000000" w:themeColor="text1"/>
        <w:sz w:val="20"/>
        <w:szCs w:val="14"/>
      </w:rPr>
    </w:lvl>
    <w:lvl w:ilvl="3">
      <w:start w:val="1"/>
      <w:numFmt w:val="decimal"/>
      <w:isLgl/>
      <w:lvlText w:val="%1.%2.%3.%4."/>
      <w:lvlJc w:val="left"/>
      <w:pPr>
        <w:ind w:left="2160" w:hanging="720"/>
      </w:pPr>
      <w:rPr>
        <w:rFonts w:eastAsiaTheme="majorEastAsia" w:hint="default"/>
        <w:color w:val="000000" w:themeColor="text1"/>
        <w:sz w:val="28"/>
      </w:rPr>
    </w:lvl>
    <w:lvl w:ilvl="4">
      <w:start w:val="1"/>
      <w:numFmt w:val="decimal"/>
      <w:isLgl/>
      <w:lvlText w:val="%1.%2.%3.%4.%5."/>
      <w:lvlJc w:val="left"/>
      <w:pPr>
        <w:ind w:left="2520" w:hanging="720"/>
      </w:pPr>
      <w:rPr>
        <w:rFonts w:eastAsiaTheme="majorEastAsia" w:hint="default"/>
        <w:color w:val="000000" w:themeColor="text1"/>
        <w:sz w:val="28"/>
      </w:rPr>
    </w:lvl>
    <w:lvl w:ilvl="5">
      <w:start w:val="1"/>
      <w:numFmt w:val="decimal"/>
      <w:isLgl/>
      <w:lvlText w:val="%1.%2.%3.%4.%5.%6."/>
      <w:lvlJc w:val="left"/>
      <w:pPr>
        <w:ind w:left="3240" w:hanging="1080"/>
      </w:pPr>
      <w:rPr>
        <w:rFonts w:eastAsiaTheme="majorEastAsia" w:hint="default"/>
        <w:color w:val="000000" w:themeColor="text1"/>
        <w:sz w:val="28"/>
      </w:rPr>
    </w:lvl>
    <w:lvl w:ilvl="6">
      <w:start w:val="1"/>
      <w:numFmt w:val="decimal"/>
      <w:isLgl/>
      <w:lvlText w:val="%1.%2.%3.%4.%5.%6.%7."/>
      <w:lvlJc w:val="left"/>
      <w:pPr>
        <w:ind w:left="3600" w:hanging="1080"/>
      </w:pPr>
      <w:rPr>
        <w:rFonts w:eastAsiaTheme="majorEastAsia" w:hint="default"/>
        <w:color w:val="000000" w:themeColor="text1"/>
        <w:sz w:val="28"/>
      </w:rPr>
    </w:lvl>
    <w:lvl w:ilvl="7">
      <w:start w:val="1"/>
      <w:numFmt w:val="decimal"/>
      <w:isLgl/>
      <w:lvlText w:val="%1.%2.%3.%4.%5.%6.%7.%8."/>
      <w:lvlJc w:val="left"/>
      <w:pPr>
        <w:ind w:left="3960" w:hanging="1080"/>
      </w:pPr>
      <w:rPr>
        <w:rFonts w:eastAsiaTheme="majorEastAsia" w:hint="default"/>
        <w:color w:val="000000" w:themeColor="text1"/>
        <w:sz w:val="28"/>
      </w:rPr>
    </w:lvl>
    <w:lvl w:ilvl="8">
      <w:start w:val="1"/>
      <w:numFmt w:val="decimal"/>
      <w:isLgl/>
      <w:lvlText w:val="%1.%2.%3.%4.%5.%6.%7.%8.%9."/>
      <w:lvlJc w:val="left"/>
      <w:pPr>
        <w:ind w:left="4680" w:hanging="1440"/>
      </w:pPr>
      <w:rPr>
        <w:rFonts w:eastAsiaTheme="majorEastAsia" w:hint="default"/>
        <w:color w:val="000000" w:themeColor="text1"/>
        <w:sz w:val="28"/>
      </w:rPr>
    </w:lvl>
  </w:abstractNum>
  <w:abstractNum w:abstractNumId="12" w15:restartNumberingAfterBreak="0">
    <w:nsid w:val="791D1829"/>
    <w:multiLevelType w:val="hybridMultilevel"/>
    <w:tmpl w:val="3EDE35A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278900">
    <w:abstractNumId w:val="9"/>
  </w:num>
  <w:num w:numId="2" w16cid:durableId="1356420452">
    <w:abstractNumId w:val="3"/>
  </w:num>
  <w:num w:numId="3" w16cid:durableId="953751544">
    <w:abstractNumId w:val="10"/>
  </w:num>
  <w:num w:numId="4" w16cid:durableId="2105615319">
    <w:abstractNumId w:val="6"/>
  </w:num>
  <w:num w:numId="5" w16cid:durableId="559705016">
    <w:abstractNumId w:val="4"/>
  </w:num>
  <w:num w:numId="6" w16cid:durableId="1498302873">
    <w:abstractNumId w:val="5"/>
  </w:num>
  <w:num w:numId="7" w16cid:durableId="1989943610">
    <w:abstractNumId w:val="7"/>
  </w:num>
  <w:num w:numId="8" w16cid:durableId="1040936014">
    <w:abstractNumId w:val="8"/>
  </w:num>
  <w:num w:numId="9" w16cid:durableId="65807674">
    <w:abstractNumId w:val="11"/>
  </w:num>
  <w:num w:numId="10" w16cid:durableId="354615898">
    <w:abstractNumId w:val="2"/>
  </w:num>
  <w:num w:numId="11" w16cid:durableId="556401750">
    <w:abstractNumId w:val="1"/>
  </w:num>
  <w:num w:numId="12" w16cid:durableId="117576804">
    <w:abstractNumId w:val="0"/>
  </w:num>
  <w:num w:numId="13" w16cid:durableId="1373797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ri, Farhad">
    <w15:presenceInfo w15:providerId="AD" w15:userId="S::slari@uiowa.edu::b2b9b440-bf2b-4e76-8c6e-cdf42e5ef329"/>
  </w15:person>
  <w15:person w15:author="reza samiee">
    <w15:presenceInfo w15:providerId="Windows Live" w15:userId="0158164d2ec11b02"/>
  </w15:person>
  <w15:person w15:author="Nadia Meskar">
    <w15:presenceInfo w15:providerId="AD" w15:userId="S::n.meskar@snapp.market::c4eeaa39-54dd-43a1-a158-84f6a72f05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25zfvehprzwbe5xscxsxvy0wvw22sxfvz5&quot;&gt;fracture&lt;record-ids&gt;&lt;item&gt;1&lt;/item&gt;&lt;item&gt;4&lt;/item&gt;&lt;item&gt;5&lt;/item&gt;&lt;item&gt;6&lt;/item&gt;&lt;item&gt;7&lt;/item&gt;&lt;item&gt;11&lt;/item&gt;&lt;item&gt;17&lt;/item&gt;&lt;item&gt;18&lt;/item&gt;&lt;item&gt;23&lt;/item&gt;&lt;item&gt;24&lt;/item&gt;&lt;item&gt;26&lt;/item&gt;&lt;item&gt;27&lt;/item&gt;&lt;item&gt;28&lt;/item&gt;&lt;item&gt;29&lt;/item&gt;&lt;item&gt;30&lt;/item&gt;&lt;item&gt;32&lt;/item&gt;&lt;item&gt;34&lt;/item&gt;&lt;item&gt;35&lt;/item&gt;&lt;item&gt;36&lt;/item&gt;&lt;/record-ids&gt;&lt;/item&gt;&lt;/Libraries&gt;"/>
  </w:docVars>
  <w:rsids>
    <w:rsidRoot w:val="00857788"/>
    <w:rsid w:val="00002F00"/>
    <w:rsid w:val="000151C3"/>
    <w:rsid w:val="000179E2"/>
    <w:rsid w:val="0002675A"/>
    <w:rsid w:val="00031AB9"/>
    <w:rsid w:val="00040B3F"/>
    <w:rsid w:val="000427B0"/>
    <w:rsid w:val="00043B36"/>
    <w:rsid w:val="00051022"/>
    <w:rsid w:val="000634FC"/>
    <w:rsid w:val="00064A60"/>
    <w:rsid w:val="000716B0"/>
    <w:rsid w:val="00087561"/>
    <w:rsid w:val="00091530"/>
    <w:rsid w:val="000A1547"/>
    <w:rsid w:val="000B450A"/>
    <w:rsid w:val="00104699"/>
    <w:rsid w:val="00105C92"/>
    <w:rsid w:val="00114D12"/>
    <w:rsid w:val="00115FD3"/>
    <w:rsid w:val="00121F02"/>
    <w:rsid w:val="00125727"/>
    <w:rsid w:val="001438DA"/>
    <w:rsid w:val="00160B42"/>
    <w:rsid w:val="001649AB"/>
    <w:rsid w:val="0018194A"/>
    <w:rsid w:val="001A1F0F"/>
    <w:rsid w:val="001A39A1"/>
    <w:rsid w:val="001B6ADE"/>
    <w:rsid w:val="001C0419"/>
    <w:rsid w:val="001C247B"/>
    <w:rsid w:val="001D3040"/>
    <w:rsid w:val="001D3487"/>
    <w:rsid w:val="001D68B1"/>
    <w:rsid w:val="001D7E76"/>
    <w:rsid w:val="001E2883"/>
    <w:rsid w:val="002124CB"/>
    <w:rsid w:val="00216857"/>
    <w:rsid w:val="002177EA"/>
    <w:rsid w:val="00231945"/>
    <w:rsid w:val="00252E22"/>
    <w:rsid w:val="00255CA1"/>
    <w:rsid w:val="002625C0"/>
    <w:rsid w:val="00265C95"/>
    <w:rsid w:val="00283990"/>
    <w:rsid w:val="00295537"/>
    <w:rsid w:val="002A510A"/>
    <w:rsid w:val="002D3C3F"/>
    <w:rsid w:val="002E0014"/>
    <w:rsid w:val="00301B8E"/>
    <w:rsid w:val="003045A6"/>
    <w:rsid w:val="00332110"/>
    <w:rsid w:val="00332466"/>
    <w:rsid w:val="00347D91"/>
    <w:rsid w:val="00362E7C"/>
    <w:rsid w:val="0036320F"/>
    <w:rsid w:val="00375F1A"/>
    <w:rsid w:val="003877A2"/>
    <w:rsid w:val="00393A24"/>
    <w:rsid w:val="00395366"/>
    <w:rsid w:val="00396A2C"/>
    <w:rsid w:val="003A4565"/>
    <w:rsid w:val="003B6EEB"/>
    <w:rsid w:val="003D337E"/>
    <w:rsid w:val="003E16FD"/>
    <w:rsid w:val="003F44CC"/>
    <w:rsid w:val="0040515B"/>
    <w:rsid w:val="004344D9"/>
    <w:rsid w:val="00440E72"/>
    <w:rsid w:val="00446426"/>
    <w:rsid w:val="0044744D"/>
    <w:rsid w:val="00482016"/>
    <w:rsid w:val="0048244E"/>
    <w:rsid w:val="00484B43"/>
    <w:rsid w:val="00487834"/>
    <w:rsid w:val="00494F1D"/>
    <w:rsid w:val="00497D22"/>
    <w:rsid w:val="004A3AF4"/>
    <w:rsid w:val="004B1D93"/>
    <w:rsid w:val="004C011D"/>
    <w:rsid w:val="004C031D"/>
    <w:rsid w:val="004E3AAA"/>
    <w:rsid w:val="004E6DD5"/>
    <w:rsid w:val="004F0CDD"/>
    <w:rsid w:val="0050279C"/>
    <w:rsid w:val="00507B40"/>
    <w:rsid w:val="005135E4"/>
    <w:rsid w:val="005156E9"/>
    <w:rsid w:val="005356F5"/>
    <w:rsid w:val="0054742A"/>
    <w:rsid w:val="00552AF5"/>
    <w:rsid w:val="0055489B"/>
    <w:rsid w:val="0055631B"/>
    <w:rsid w:val="0056171F"/>
    <w:rsid w:val="00565CB0"/>
    <w:rsid w:val="00571EC5"/>
    <w:rsid w:val="00597CA1"/>
    <w:rsid w:val="005A3DB7"/>
    <w:rsid w:val="005B0E69"/>
    <w:rsid w:val="005C068B"/>
    <w:rsid w:val="005C719C"/>
    <w:rsid w:val="005C761B"/>
    <w:rsid w:val="005D5F69"/>
    <w:rsid w:val="005E6CFC"/>
    <w:rsid w:val="005F64E5"/>
    <w:rsid w:val="005F7155"/>
    <w:rsid w:val="005F7D16"/>
    <w:rsid w:val="006030DF"/>
    <w:rsid w:val="00617C63"/>
    <w:rsid w:val="006272E5"/>
    <w:rsid w:val="00632571"/>
    <w:rsid w:val="00644F07"/>
    <w:rsid w:val="00647C5E"/>
    <w:rsid w:val="00651EEC"/>
    <w:rsid w:val="006665DB"/>
    <w:rsid w:val="00681ECF"/>
    <w:rsid w:val="00685683"/>
    <w:rsid w:val="00694A19"/>
    <w:rsid w:val="006A355B"/>
    <w:rsid w:val="006C4A21"/>
    <w:rsid w:val="006D3132"/>
    <w:rsid w:val="006D4462"/>
    <w:rsid w:val="006D5047"/>
    <w:rsid w:val="006D5818"/>
    <w:rsid w:val="006E18AC"/>
    <w:rsid w:val="006E4969"/>
    <w:rsid w:val="006E5D48"/>
    <w:rsid w:val="007015F9"/>
    <w:rsid w:val="007032B0"/>
    <w:rsid w:val="00732679"/>
    <w:rsid w:val="00740968"/>
    <w:rsid w:val="00746A65"/>
    <w:rsid w:val="007660C3"/>
    <w:rsid w:val="00766DFF"/>
    <w:rsid w:val="00781DE4"/>
    <w:rsid w:val="00790E63"/>
    <w:rsid w:val="0079440B"/>
    <w:rsid w:val="00795AB4"/>
    <w:rsid w:val="0079627F"/>
    <w:rsid w:val="007A4EC9"/>
    <w:rsid w:val="007A623A"/>
    <w:rsid w:val="007B73E5"/>
    <w:rsid w:val="007C0CAB"/>
    <w:rsid w:val="007C4068"/>
    <w:rsid w:val="007C56A4"/>
    <w:rsid w:val="007D47CA"/>
    <w:rsid w:val="007D4ED0"/>
    <w:rsid w:val="007E00F7"/>
    <w:rsid w:val="007F39F5"/>
    <w:rsid w:val="00800C9F"/>
    <w:rsid w:val="008011B5"/>
    <w:rsid w:val="00801B1C"/>
    <w:rsid w:val="00806218"/>
    <w:rsid w:val="008160B9"/>
    <w:rsid w:val="008162DB"/>
    <w:rsid w:val="00826FBF"/>
    <w:rsid w:val="00845762"/>
    <w:rsid w:val="00857788"/>
    <w:rsid w:val="008604BE"/>
    <w:rsid w:val="00891353"/>
    <w:rsid w:val="00891C93"/>
    <w:rsid w:val="008920D9"/>
    <w:rsid w:val="008A1025"/>
    <w:rsid w:val="008B7620"/>
    <w:rsid w:val="008C33CC"/>
    <w:rsid w:val="008C5CEB"/>
    <w:rsid w:val="008E0013"/>
    <w:rsid w:val="008E09A2"/>
    <w:rsid w:val="008F1701"/>
    <w:rsid w:val="008F4993"/>
    <w:rsid w:val="00900093"/>
    <w:rsid w:val="009274FE"/>
    <w:rsid w:val="00934ADB"/>
    <w:rsid w:val="0093711B"/>
    <w:rsid w:val="0094188F"/>
    <w:rsid w:val="00947D8C"/>
    <w:rsid w:val="009505B3"/>
    <w:rsid w:val="00963098"/>
    <w:rsid w:val="00963F19"/>
    <w:rsid w:val="00975E67"/>
    <w:rsid w:val="009A6762"/>
    <w:rsid w:val="009B44F1"/>
    <w:rsid w:val="009C5E84"/>
    <w:rsid w:val="009D493B"/>
    <w:rsid w:val="009E2C11"/>
    <w:rsid w:val="009E40E6"/>
    <w:rsid w:val="009E61EE"/>
    <w:rsid w:val="009E6705"/>
    <w:rsid w:val="009F0A8A"/>
    <w:rsid w:val="00A118D7"/>
    <w:rsid w:val="00A11FDD"/>
    <w:rsid w:val="00A1370F"/>
    <w:rsid w:val="00A153DE"/>
    <w:rsid w:val="00A20E3E"/>
    <w:rsid w:val="00A2622A"/>
    <w:rsid w:val="00A30326"/>
    <w:rsid w:val="00A36976"/>
    <w:rsid w:val="00A42F9B"/>
    <w:rsid w:val="00A43189"/>
    <w:rsid w:val="00A44451"/>
    <w:rsid w:val="00A737D2"/>
    <w:rsid w:val="00A7793D"/>
    <w:rsid w:val="00A868DE"/>
    <w:rsid w:val="00A90D18"/>
    <w:rsid w:val="00AB6AC6"/>
    <w:rsid w:val="00AC10EF"/>
    <w:rsid w:val="00AC381E"/>
    <w:rsid w:val="00AC4B05"/>
    <w:rsid w:val="00AF2241"/>
    <w:rsid w:val="00AF2632"/>
    <w:rsid w:val="00B01A29"/>
    <w:rsid w:val="00B054F4"/>
    <w:rsid w:val="00B16A7E"/>
    <w:rsid w:val="00B225BB"/>
    <w:rsid w:val="00B30264"/>
    <w:rsid w:val="00B32C1A"/>
    <w:rsid w:val="00B359E8"/>
    <w:rsid w:val="00B41640"/>
    <w:rsid w:val="00B41F24"/>
    <w:rsid w:val="00B4392C"/>
    <w:rsid w:val="00B456F6"/>
    <w:rsid w:val="00B50C5D"/>
    <w:rsid w:val="00B610A1"/>
    <w:rsid w:val="00B7685E"/>
    <w:rsid w:val="00B76D22"/>
    <w:rsid w:val="00B9093F"/>
    <w:rsid w:val="00B97C85"/>
    <w:rsid w:val="00BA6D6D"/>
    <w:rsid w:val="00BB7F00"/>
    <w:rsid w:val="00BC15F6"/>
    <w:rsid w:val="00BC26A5"/>
    <w:rsid w:val="00BC4BE0"/>
    <w:rsid w:val="00BF30AE"/>
    <w:rsid w:val="00C01C2B"/>
    <w:rsid w:val="00C07CE1"/>
    <w:rsid w:val="00C25B4B"/>
    <w:rsid w:val="00C323D9"/>
    <w:rsid w:val="00C73654"/>
    <w:rsid w:val="00C84EB4"/>
    <w:rsid w:val="00C927B4"/>
    <w:rsid w:val="00CE03CF"/>
    <w:rsid w:val="00CE3B30"/>
    <w:rsid w:val="00CE46E2"/>
    <w:rsid w:val="00CF6C8E"/>
    <w:rsid w:val="00D02786"/>
    <w:rsid w:val="00D15F4C"/>
    <w:rsid w:val="00D30310"/>
    <w:rsid w:val="00D34B22"/>
    <w:rsid w:val="00D41BF3"/>
    <w:rsid w:val="00D53A7B"/>
    <w:rsid w:val="00D65EC0"/>
    <w:rsid w:val="00D87640"/>
    <w:rsid w:val="00D924F3"/>
    <w:rsid w:val="00D97FA4"/>
    <w:rsid w:val="00DA0057"/>
    <w:rsid w:val="00DA1284"/>
    <w:rsid w:val="00DA68F0"/>
    <w:rsid w:val="00DB3484"/>
    <w:rsid w:val="00DB628B"/>
    <w:rsid w:val="00DC262E"/>
    <w:rsid w:val="00DC3448"/>
    <w:rsid w:val="00DC613B"/>
    <w:rsid w:val="00DD742B"/>
    <w:rsid w:val="00DE2DAF"/>
    <w:rsid w:val="00E00FFE"/>
    <w:rsid w:val="00E049F7"/>
    <w:rsid w:val="00E077A0"/>
    <w:rsid w:val="00E141E4"/>
    <w:rsid w:val="00E31759"/>
    <w:rsid w:val="00E31D84"/>
    <w:rsid w:val="00E50DBC"/>
    <w:rsid w:val="00E5109B"/>
    <w:rsid w:val="00E52C09"/>
    <w:rsid w:val="00E5344D"/>
    <w:rsid w:val="00E56A1C"/>
    <w:rsid w:val="00E6752E"/>
    <w:rsid w:val="00E700F8"/>
    <w:rsid w:val="00E7119D"/>
    <w:rsid w:val="00E8410B"/>
    <w:rsid w:val="00E91DEE"/>
    <w:rsid w:val="00E93837"/>
    <w:rsid w:val="00E97906"/>
    <w:rsid w:val="00EA3E9C"/>
    <w:rsid w:val="00EB2873"/>
    <w:rsid w:val="00EC4E55"/>
    <w:rsid w:val="00EC6A3E"/>
    <w:rsid w:val="00ED0E56"/>
    <w:rsid w:val="00EE0108"/>
    <w:rsid w:val="00EF55C4"/>
    <w:rsid w:val="00EF7EBA"/>
    <w:rsid w:val="00F174F8"/>
    <w:rsid w:val="00F17BB9"/>
    <w:rsid w:val="00F2552D"/>
    <w:rsid w:val="00F31CF8"/>
    <w:rsid w:val="00F361B4"/>
    <w:rsid w:val="00F36630"/>
    <w:rsid w:val="00F528FF"/>
    <w:rsid w:val="00F67601"/>
    <w:rsid w:val="00F715E9"/>
    <w:rsid w:val="00F72790"/>
    <w:rsid w:val="00F72AE5"/>
    <w:rsid w:val="00F95353"/>
    <w:rsid w:val="00FB543A"/>
    <w:rsid w:val="00FC0348"/>
    <w:rsid w:val="00FC12D3"/>
    <w:rsid w:val="00FC40E7"/>
    <w:rsid w:val="00FD2828"/>
    <w:rsid w:val="00FE6E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D06F7"/>
  <w15:chartTrackingRefBased/>
  <w15:docId w15:val="{68019CEC-7344-422B-B623-85231071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44E"/>
  </w:style>
  <w:style w:type="paragraph" w:styleId="Heading1">
    <w:name w:val="heading 1"/>
    <w:basedOn w:val="Normal"/>
    <w:next w:val="Normal"/>
    <w:link w:val="Heading1Char"/>
    <w:uiPriority w:val="9"/>
    <w:qFormat/>
    <w:rsid w:val="00790E63"/>
    <w:pPr>
      <w:keepNext/>
      <w:keepLines/>
      <w:spacing w:before="360" w:after="80"/>
      <w:outlineLvl w:val="0"/>
    </w:pPr>
    <w:rPr>
      <w:rFonts w:asciiTheme="majorBidi" w:eastAsiaTheme="majorEastAsia" w:hAnsiTheme="majorBidi" w:cstheme="majorBidi"/>
      <w:sz w:val="40"/>
      <w:szCs w:val="40"/>
    </w:rPr>
  </w:style>
  <w:style w:type="paragraph" w:styleId="Heading2">
    <w:name w:val="heading 2"/>
    <w:basedOn w:val="Normal"/>
    <w:next w:val="Normal"/>
    <w:link w:val="Heading2Char"/>
    <w:uiPriority w:val="9"/>
    <w:unhideWhenUsed/>
    <w:qFormat/>
    <w:rsid w:val="00857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63"/>
    <w:rPr>
      <w:rFonts w:asciiTheme="majorBidi" w:eastAsiaTheme="majorEastAsia" w:hAnsiTheme="majorBidi" w:cstheme="majorBidi"/>
      <w:sz w:val="40"/>
      <w:szCs w:val="40"/>
    </w:rPr>
  </w:style>
  <w:style w:type="character" w:customStyle="1" w:styleId="Heading2Char">
    <w:name w:val="Heading 2 Char"/>
    <w:basedOn w:val="DefaultParagraphFont"/>
    <w:link w:val="Heading2"/>
    <w:uiPriority w:val="9"/>
    <w:rsid w:val="00857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88"/>
    <w:rPr>
      <w:rFonts w:eastAsiaTheme="majorEastAsia" w:cstheme="majorBidi"/>
      <w:color w:val="272727" w:themeColor="text1" w:themeTint="D8"/>
    </w:rPr>
  </w:style>
  <w:style w:type="paragraph" w:styleId="Title">
    <w:name w:val="Title"/>
    <w:basedOn w:val="Normal"/>
    <w:next w:val="Normal"/>
    <w:link w:val="TitleChar"/>
    <w:uiPriority w:val="10"/>
    <w:qFormat/>
    <w:rsid w:val="0085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88"/>
    <w:pPr>
      <w:spacing w:before="160"/>
      <w:jc w:val="center"/>
    </w:pPr>
    <w:rPr>
      <w:i/>
      <w:iCs/>
      <w:color w:val="404040" w:themeColor="text1" w:themeTint="BF"/>
    </w:rPr>
  </w:style>
  <w:style w:type="character" w:customStyle="1" w:styleId="QuoteChar">
    <w:name w:val="Quote Char"/>
    <w:basedOn w:val="DefaultParagraphFont"/>
    <w:link w:val="Quote"/>
    <w:uiPriority w:val="29"/>
    <w:rsid w:val="00857788"/>
    <w:rPr>
      <w:i/>
      <w:iCs/>
      <w:color w:val="404040" w:themeColor="text1" w:themeTint="BF"/>
    </w:rPr>
  </w:style>
  <w:style w:type="paragraph" w:styleId="ListParagraph">
    <w:name w:val="List Paragraph"/>
    <w:basedOn w:val="Normal"/>
    <w:uiPriority w:val="34"/>
    <w:qFormat/>
    <w:rsid w:val="00857788"/>
    <w:pPr>
      <w:ind w:left="720"/>
      <w:contextualSpacing/>
    </w:pPr>
  </w:style>
  <w:style w:type="character" w:styleId="IntenseEmphasis">
    <w:name w:val="Intense Emphasis"/>
    <w:basedOn w:val="DefaultParagraphFont"/>
    <w:uiPriority w:val="21"/>
    <w:qFormat/>
    <w:rsid w:val="00857788"/>
    <w:rPr>
      <w:i/>
      <w:iCs/>
      <w:color w:val="2F5496" w:themeColor="accent1" w:themeShade="BF"/>
    </w:rPr>
  </w:style>
  <w:style w:type="paragraph" w:styleId="IntenseQuote">
    <w:name w:val="Intense Quote"/>
    <w:basedOn w:val="Normal"/>
    <w:next w:val="Normal"/>
    <w:link w:val="IntenseQuoteChar"/>
    <w:uiPriority w:val="30"/>
    <w:qFormat/>
    <w:rsid w:val="00857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788"/>
    <w:rPr>
      <w:i/>
      <w:iCs/>
      <w:color w:val="2F5496" w:themeColor="accent1" w:themeShade="BF"/>
    </w:rPr>
  </w:style>
  <w:style w:type="character" w:styleId="IntenseReference">
    <w:name w:val="Intense Reference"/>
    <w:basedOn w:val="DefaultParagraphFont"/>
    <w:uiPriority w:val="32"/>
    <w:qFormat/>
    <w:rsid w:val="00857788"/>
    <w:rPr>
      <w:b/>
      <w:bCs/>
      <w:smallCaps/>
      <w:color w:val="2F5496" w:themeColor="accent1" w:themeShade="BF"/>
      <w:spacing w:val="5"/>
    </w:rPr>
  </w:style>
  <w:style w:type="paragraph" w:customStyle="1" w:styleId="paragraph">
    <w:name w:val="paragraph"/>
    <w:basedOn w:val="Normal"/>
    <w:rsid w:val="00114D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114D12"/>
  </w:style>
  <w:style w:type="character" w:customStyle="1" w:styleId="eop">
    <w:name w:val="eop"/>
    <w:basedOn w:val="DefaultParagraphFont"/>
    <w:rsid w:val="00114D12"/>
  </w:style>
  <w:style w:type="paragraph" w:styleId="HTMLPreformatted">
    <w:name w:val="HTML Preformatted"/>
    <w:basedOn w:val="Normal"/>
    <w:link w:val="HTMLPreformattedChar"/>
    <w:uiPriority w:val="99"/>
    <w:semiHidden/>
    <w:unhideWhenUsed/>
    <w:rsid w:val="00114D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14D12"/>
    <w:rPr>
      <w:rFonts w:ascii="Consolas" w:hAnsi="Consolas"/>
      <w:sz w:val="20"/>
      <w:szCs w:val="20"/>
    </w:rPr>
  </w:style>
  <w:style w:type="table" w:styleId="TableGrid">
    <w:name w:val="Table Grid"/>
    <w:basedOn w:val="TableNormal"/>
    <w:uiPriority w:val="39"/>
    <w:rsid w:val="00EB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2873"/>
    <w:rPr>
      <w:color w:val="0563C1" w:themeColor="hyperlink"/>
      <w:u w:val="single"/>
    </w:rPr>
  </w:style>
  <w:style w:type="character" w:styleId="UnresolvedMention">
    <w:name w:val="Unresolved Mention"/>
    <w:basedOn w:val="DefaultParagraphFont"/>
    <w:uiPriority w:val="99"/>
    <w:semiHidden/>
    <w:unhideWhenUsed/>
    <w:rsid w:val="00EB2873"/>
    <w:rPr>
      <w:color w:val="605E5C"/>
      <w:shd w:val="clear" w:color="auto" w:fill="E1DFDD"/>
    </w:rPr>
  </w:style>
  <w:style w:type="character" w:styleId="CommentReference">
    <w:name w:val="annotation reference"/>
    <w:basedOn w:val="DefaultParagraphFont"/>
    <w:uiPriority w:val="99"/>
    <w:semiHidden/>
    <w:unhideWhenUsed/>
    <w:rsid w:val="00EB2873"/>
    <w:rPr>
      <w:sz w:val="16"/>
      <w:szCs w:val="16"/>
    </w:rPr>
  </w:style>
  <w:style w:type="paragraph" w:styleId="CommentText">
    <w:name w:val="annotation text"/>
    <w:basedOn w:val="Normal"/>
    <w:link w:val="CommentTextChar"/>
    <w:uiPriority w:val="99"/>
    <w:unhideWhenUsed/>
    <w:rsid w:val="00EB2873"/>
    <w:pPr>
      <w:spacing w:line="240" w:lineRule="auto"/>
    </w:pPr>
    <w:rPr>
      <w:sz w:val="20"/>
      <w:szCs w:val="20"/>
    </w:rPr>
  </w:style>
  <w:style w:type="character" w:customStyle="1" w:styleId="CommentTextChar">
    <w:name w:val="Comment Text Char"/>
    <w:basedOn w:val="DefaultParagraphFont"/>
    <w:link w:val="CommentText"/>
    <w:uiPriority w:val="99"/>
    <w:rsid w:val="00EB2873"/>
    <w:rPr>
      <w:sz w:val="20"/>
      <w:szCs w:val="20"/>
    </w:rPr>
  </w:style>
  <w:style w:type="paragraph" w:styleId="CommentSubject">
    <w:name w:val="annotation subject"/>
    <w:basedOn w:val="CommentText"/>
    <w:next w:val="CommentText"/>
    <w:link w:val="CommentSubjectChar"/>
    <w:uiPriority w:val="99"/>
    <w:semiHidden/>
    <w:unhideWhenUsed/>
    <w:rsid w:val="00EB2873"/>
    <w:rPr>
      <w:b/>
      <w:bCs/>
    </w:rPr>
  </w:style>
  <w:style w:type="character" w:customStyle="1" w:styleId="CommentSubjectChar">
    <w:name w:val="Comment Subject Char"/>
    <w:basedOn w:val="CommentTextChar"/>
    <w:link w:val="CommentSubject"/>
    <w:uiPriority w:val="99"/>
    <w:semiHidden/>
    <w:rsid w:val="00EB2873"/>
    <w:rPr>
      <w:b/>
      <w:bCs/>
      <w:sz w:val="20"/>
      <w:szCs w:val="20"/>
    </w:rPr>
  </w:style>
  <w:style w:type="paragraph" w:styleId="FootnoteText">
    <w:name w:val="footnote text"/>
    <w:basedOn w:val="Normal"/>
    <w:link w:val="FootnoteTextChar"/>
    <w:uiPriority w:val="99"/>
    <w:semiHidden/>
    <w:unhideWhenUsed/>
    <w:rsid w:val="00A90D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0D18"/>
    <w:rPr>
      <w:sz w:val="20"/>
      <w:szCs w:val="20"/>
    </w:rPr>
  </w:style>
  <w:style w:type="character" w:styleId="FootnoteReference">
    <w:name w:val="footnote reference"/>
    <w:basedOn w:val="DefaultParagraphFont"/>
    <w:uiPriority w:val="99"/>
    <w:semiHidden/>
    <w:unhideWhenUsed/>
    <w:rsid w:val="00A90D18"/>
    <w:rPr>
      <w:vertAlign w:val="superscript"/>
    </w:rPr>
  </w:style>
  <w:style w:type="paragraph" w:customStyle="1" w:styleId="EndNoteBibliographyTitle">
    <w:name w:val="EndNote Bibliography Title"/>
    <w:basedOn w:val="Normal"/>
    <w:link w:val="EndNoteBibliographyTitleChar"/>
    <w:rsid w:val="00F715E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15E9"/>
    <w:rPr>
      <w:rFonts w:ascii="Calibri" w:hAnsi="Calibri" w:cs="Calibri"/>
      <w:noProof/>
    </w:rPr>
  </w:style>
  <w:style w:type="paragraph" w:customStyle="1" w:styleId="EndNoteBibliography">
    <w:name w:val="EndNote Bibliography"/>
    <w:basedOn w:val="Normal"/>
    <w:link w:val="EndNoteBibliographyChar"/>
    <w:rsid w:val="00F715E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15E9"/>
    <w:rPr>
      <w:rFonts w:ascii="Calibri" w:hAnsi="Calibri" w:cs="Calibri"/>
      <w:noProof/>
    </w:rPr>
  </w:style>
  <w:style w:type="paragraph" w:styleId="NormalWeb">
    <w:name w:val="Normal (Web)"/>
    <w:basedOn w:val="Normal"/>
    <w:uiPriority w:val="99"/>
    <w:semiHidden/>
    <w:unhideWhenUsed/>
    <w:rsid w:val="00121F02"/>
    <w:rPr>
      <w:rFonts w:ascii="Times New Roman" w:hAnsi="Times New Roman" w:cs="Times New Roman"/>
      <w:sz w:val="24"/>
      <w:szCs w:val="24"/>
    </w:rPr>
  </w:style>
  <w:style w:type="paragraph" w:styleId="Revision">
    <w:name w:val="Revision"/>
    <w:hidden/>
    <w:uiPriority w:val="99"/>
    <w:semiHidden/>
    <w:rsid w:val="00DA00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4120">
      <w:bodyDiv w:val="1"/>
      <w:marLeft w:val="0"/>
      <w:marRight w:val="0"/>
      <w:marTop w:val="0"/>
      <w:marBottom w:val="0"/>
      <w:divBdr>
        <w:top w:val="none" w:sz="0" w:space="0" w:color="auto"/>
        <w:left w:val="none" w:sz="0" w:space="0" w:color="auto"/>
        <w:bottom w:val="none" w:sz="0" w:space="0" w:color="auto"/>
        <w:right w:val="none" w:sz="0" w:space="0" w:color="auto"/>
      </w:divBdr>
    </w:div>
    <w:div w:id="58019813">
      <w:bodyDiv w:val="1"/>
      <w:marLeft w:val="0"/>
      <w:marRight w:val="0"/>
      <w:marTop w:val="0"/>
      <w:marBottom w:val="0"/>
      <w:divBdr>
        <w:top w:val="none" w:sz="0" w:space="0" w:color="auto"/>
        <w:left w:val="none" w:sz="0" w:space="0" w:color="auto"/>
        <w:bottom w:val="none" w:sz="0" w:space="0" w:color="auto"/>
        <w:right w:val="none" w:sz="0" w:space="0" w:color="auto"/>
      </w:divBdr>
    </w:div>
    <w:div w:id="75826282">
      <w:bodyDiv w:val="1"/>
      <w:marLeft w:val="0"/>
      <w:marRight w:val="0"/>
      <w:marTop w:val="0"/>
      <w:marBottom w:val="0"/>
      <w:divBdr>
        <w:top w:val="none" w:sz="0" w:space="0" w:color="auto"/>
        <w:left w:val="none" w:sz="0" w:space="0" w:color="auto"/>
        <w:bottom w:val="none" w:sz="0" w:space="0" w:color="auto"/>
        <w:right w:val="none" w:sz="0" w:space="0" w:color="auto"/>
      </w:divBdr>
    </w:div>
    <w:div w:id="87239450">
      <w:bodyDiv w:val="1"/>
      <w:marLeft w:val="0"/>
      <w:marRight w:val="0"/>
      <w:marTop w:val="0"/>
      <w:marBottom w:val="0"/>
      <w:divBdr>
        <w:top w:val="none" w:sz="0" w:space="0" w:color="auto"/>
        <w:left w:val="none" w:sz="0" w:space="0" w:color="auto"/>
        <w:bottom w:val="none" w:sz="0" w:space="0" w:color="auto"/>
        <w:right w:val="none" w:sz="0" w:space="0" w:color="auto"/>
      </w:divBdr>
    </w:div>
    <w:div w:id="90470223">
      <w:bodyDiv w:val="1"/>
      <w:marLeft w:val="0"/>
      <w:marRight w:val="0"/>
      <w:marTop w:val="0"/>
      <w:marBottom w:val="0"/>
      <w:divBdr>
        <w:top w:val="none" w:sz="0" w:space="0" w:color="auto"/>
        <w:left w:val="none" w:sz="0" w:space="0" w:color="auto"/>
        <w:bottom w:val="none" w:sz="0" w:space="0" w:color="auto"/>
        <w:right w:val="none" w:sz="0" w:space="0" w:color="auto"/>
      </w:divBdr>
      <w:divsChild>
        <w:div w:id="1044868007">
          <w:marLeft w:val="0"/>
          <w:marRight w:val="0"/>
          <w:marTop w:val="0"/>
          <w:marBottom w:val="0"/>
          <w:divBdr>
            <w:top w:val="none" w:sz="0" w:space="0" w:color="auto"/>
            <w:left w:val="none" w:sz="0" w:space="0" w:color="auto"/>
            <w:bottom w:val="none" w:sz="0" w:space="0" w:color="auto"/>
            <w:right w:val="none" w:sz="0" w:space="0" w:color="auto"/>
          </w:divBdr>
          <w:divsChild>
            <w:div w:id="16595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5874">
      <w:bodyDiv w:val="1"/>
      <w:marLeft w:val="0"/>
      <w:marRight w:val="0"/>
      <w:marTop w:val="0"/>
      <w:marBottom w:val="0"/>
      <w:divBdr>
        <w:top w:val="none" w:sz="0" w:space="0" w:color="auto"/>
        <w:left w:val="none" w:sz="0" w:space="0" w:color="auto"/>
        <w:bottom w:val="none" w:sz="0" w:space="0" w:color="auto"/>
        <w:right w:val="none" w:sz="0" w:space="0" w:color="auto"/>
      </w:divBdr>
    </w:div>
    <w:div w:id="236092962">
      <w:bodyDiv w:val="1"/>
      <w:marLeft w:val="0"/>
      <w:marRight w:val="0"/>
      <w:marTop w:val="0"/>
      <w:marBottom w:val="0"/>
      <w:divBdr>
        <w:top w:val="none" w:sz="0" w:space="0" w:color="auto"/>
        <w:left w:val="none" w:sz="0" w:space="0" w:color="auto"/>
        <w:bottom w:val="none" w:sz="0" w:space="0" w:color="auto"/>
        <w:right w:val="none" w:sz="0" w:space="0" w:color="auto"/>
      </w:divBdr>
    </w:div>
    <w:div w:id="241067396">
      <w:bodyDiv w:val="1"/>
      <w:marLeft w:val="0"/>
      <w:marRight w:val="0"/>
      <w:marTop w:val="0"/>
      <w:marBottom w:val="0"/>
      <w:divBdr>
        <w:top w:val="none" w:sz="0" w:space="0" w:color="auto"/>
        <w:left w:val="none" w:sz="0" w:space="0" w:color="auto"/>
        <w:bottom w:val="none" w:sz="0" w:space="0" w:color="auto"/>
        <w:right w:val="none" w:sz="0" w:space="0" w:color="auto"/>
      </w:divBdr>
    </w:div>
    <w:div w:id="255090322">
      <w:bodyDiv w:val="1"/>
      <w:marLeft w:val="0"/>
      <w:marRight w:val="0"/>
      <w:marTop w:val="0"/>
      <w:marBottom w:val="0"/>
      <w:divBdr>
        <w:top w:val="none" w:sz="0" w:space="0" w:color="auto"/>
        <w:left w:val="none" w:sz="0" w:space="0" w:color="auto"/>
        <w:bottom w:val="none" w:sz="0" w:space="0" w:color="auto"/>
        <w:right w:val="none" w:sz="0" w:space="0" w:color="auto"/>
      </w:divBdr>
    </w:div>
    <w:div w:id="285549094">
      <w:bodyDiv w:val="1"/>
      <w:marLeft w:val="0"/>
      <w:marRight w:val="0"/>
      <w:marTop w:val="0"/>
      <w:marBottom w:val="0"/>
      <w:divBdr>
        <w:top w:val="none" w:sz="0" w:space="0" w:color="auto"/>
        <w:left w:val="none" w:sz="0" w:space="0" w:color="auto"/>
        <w:bottom w:val="none" w:sz="0" w:space="0" w:color="auto"/>
        <w:right w:val="none" w:sz="0" w:space="0" w:color="auto"/>
      </w:divBdr>
    </w:div>
    <w:div w:id="288359689">
      <w:bodyDiv w:val="1"/>
      <w:marLeft w:val="0"/>
      <w:marRight w:val="0"/>
      <w:marTop w:val="0"/>
      <w:marBottom w:val="0"/>
      <w:divBdr>
        <w:top w:val="none" w:sz="0" w:space="0" w:color="auto"/>
        <w:left w:val="none" w:sz="0" w:space="0" w:color="auto"/>
        <w:bottom w:val="none" w:sz="0" w:space="0" w:color="auto"/>
        <w:right w:val="none" w:sz="0" w:space="0" w:color="auto"/>
      </w:divBdr>
    </w:div>
    <w:div w:id="309209104">
      <w:bodyDiv w:val="1"/>
      <w:marLeft w:val="0"/>
      <w:marRight w:val="0"/>
      <w:marTop w:val="0"/>
      <w:marBottom w:val="0"/>
      <w:divBdr>
        <w:top w:val="none" w:sz="0" w:space="0" w:color="auto"/>
        <w:left w:val="none" w:sz="0" w:space="0" w:color="auto"/>
        <w:bottom w:val="none" w:sz="0" w:space="0" w:color="auto"/>
        <w:right w:val="none" w:sz="0" w:space="0" w:color="auto"/>
      </w:divBdr>
    </w:div>
    <w:div w:id="372006037">
      <w:bodyDiv w:val="1"/>
      <w:marLeft w:val="0"/>
      <w:marRight w:val="0"/>
      <w:marTop w:val="0"/>
      <w:marBottom w:val="0"/>
      <w:divBdr>
        <w:top w:val="none" w:sz="0" w:space="0" w:color="auto"/>
        <w:left w:val="none" w:sz="0" w:space="0" w:color="auto"/>
        <w:bottom w:val="none" w:sz="0" w:space="0" w:color="auto"/>
        <w:right w:val="none" w:sz="0" w:space="0" w:color="auto"/>
      </w:divBdr>
      <w:divsChild>
        <w:div w:id="153684493">
          <w:marLeft w:val="0"/>
          <w:marRight w:val="0"/>
          <w:marTop w:val="0"/>
          <w:marBottom w:val="0"/>
          <w:divBdr>
            <w:top w:val="none" w:sz="0" w:space="0" w:color="auto"/>
            <w:left w:val="none" w:sz="0" w:space="0" w:color="auto"/>
            <w:bottom w:val="none" w:sz="0" w:space="0" w:color="auto"/>
            <w:right w:val="none" w:sz="0" w:space="0" w:color="auto"/>
          </w:divBdr>
        </w:div>
        <w:div w:id="225844117">
          <w:marLeft w:val="0"/>
          <w:marRight w:val="0"/>
          <w:marTop w:val="0"/>
          <w:marBottom w:val="0"/>
          <w:divBdr>
            <w:top w:val="none" w:sz="0" w:space="0" w:color="auto"/>
            <w:left w:val="none" w:sz="0" w:space="0" w:color="auto"/>
            <w:bottom w:val="none" w:sz="0" w:space="0" w:color="auto"/>
            <w:right w:val="none" w:sz="0" w:space="0" w:color="auto"/>
          </w:divBdr>
        </w:div>
        <w:div w:id="253822431">
          <w:marLeft w:val="0"/>
          <w:marRight w:val="0"/>
          <w:marTop w:val="0"/>
          <w:marBottom w:val="0"/>
          <w:divBdr>
            <w:top w:val="none" w:sz="0" w:space="0" w:color="auto"/>
            <w:left w:val="none" w:sz="0" w:space="0" w:color="auto"/>
            <w:bottom w:val="none" w:sz="0" w:space="0" w:color="auto"/>
            <w:right w:val="none" w:sz="0" w:space="0" w:color="auto"/>
          </w:divBdr>
        </w:div>
        <w:div w:id="478495713">
          <w:marLeft w:val="0"/>
          <w:marRight w:val="0"/>
          <w:marTop w:val="0"/>
          <w:marBottom w:val="0"/>
          <w:divBdr>
            <w:top w:val="none" w:sz="0" w:space="0" w:color="auto"/>
            <w:left w:val="none" w:sz="0" w:space="0" w:color="auto"/>
            <w:bottom w:val="none" w:sz="0" w:space="0" w:color="auto"/>
            <w:right w:val="none" w:sz="0" w:space="0" w:color="auto"/>
          </w:divBdr>
        </w:div>
        <w:div w:id="523786520">
          <w:marLeft w:val="0"/>
          <w:marRight w:val="0"/>
          <w:marTop w:val="0"/>
          <w:marBottom w:val="0"/>
          <w:divBdr>
            <w:top w:val="none" w:sz="0" w:space="0" w:color="auto"/>
            <w:left w:val="none" w:sz="0" w:space="0" w:color="auto"/>
            <w:bottom w:val="none" w:sz="0" w:space="0" w:color="auto"/>
            <w:right w:val="none" w:sz="0" w:space="0" w:color="auto"/>
          </w:divBdr>
        </w:div>
        <w:div w:id="561867677">
          <w:marLeft w:val="0"/>
          <w:marRight w:val="0"/>
          <w:marTop w:val="0"/>
          <w:marBottom w:val="0"/>
          <w:divBdr>
            <w:top w:val="none" w:sz="0" w:space="0" w:color="auto"/>
            <w:left w:val="none" w:sz="0" w:space="0" w:color="auto"/>
            <w:bottom w:val="none" w:sz="0" w:space="0" w:color="auto"/>
            <w:right w:val="none" w:sz="0" w:space="0" w:color="auto"/>
          </w:divBdr>
        </w:div>
        <w:div w:id="682781328">
          <w:marLeft w:val="0"/>
          <w:marRight w:val="0"/>
          <w:marTop w:val="0"/>
          <w:marBottom w:val="0"/>
          <w:divBdr>
            <w:top w:val="none" w:sz="0" w:space="0" w:color="auto"/>
            <w:left w:val="none" w:sz="0" w:space="0" w:color="auto"/>
            <w:bottom w:val="none" w:sz="0" w:space="0" w:color="auto"/>
            <w:right w:val="none" w:sz="0" w:space="0" w:color="auto"/>
          </w:divBdr>
        </w:div>
        <w:div w:id="752359463">
          <w:marLeft w:val="0"/>
          <w:marRight w:val="0"/>
          <w:marTop w:val="0"/>
          <w:marBottom w:val="0"/>
          <w:divBdr>
            <w:top w:val="none" w:sz="0" w:space="0" w:color="auto"/>
            <w:left w:val="none" w:sz="0" w:space="0" w:color="auto"/>
            <w:bottom w:val="none" w:sz="0" w:space="0" w:color="auto"/>
            <w:right w:val="none" w:sz="0" w:space="0" w:color="auto"/>
          </w:divBdr>
        </w:div>
        <w:div w:id="757866391">
          <w:marLeft w:val="0"/>
          <w:marRight w:val="0"/>
          <w:marTop w:val="0"/>
          <w:marBottom w:val="0"/>
          <w:divBdr>
            <w:top w:val="none" w:sz="0" w:space="0" w:color="auto"/>
            <w:left w:val="none" w:sz="0" w:space="0" w:color="auto"/>
            <w:bottom w:val="none" w:sz="0" w:space="0" w:color="auto"/>
            <w:right w:val="none" w:sz="0" w:space="0" w:color="auto"/>
          </w:divBdr>
        </w:div>
        <w:div w:id="760445052">
          <w:marLeft w:val="0"/>
          <w:marRight w:val="0"/>
          <w:marTop w:val="0"/>
          <w:marBottom w:val="0"/>
          <w:divBdr>
            <w:top w:val="none" w:sz="0" w:space="0" w:color="auto"/>
            <w:left w:val="none" w:sz="0" w:space="0" w:color="auto"/>
            <w:bottom w:val="none" w:sz="0" w:space="0" w:color="auto"/>
            <w:right w:val="none" w:sz="0" w:space="0" w:color="auto"/>
          </w:divBdr>
        </w:div>
        <w:div w:id="960234762">
          <w:marLeft w:val="0"/>
          <w:marRight w:val="0"/>
          <w:marTop w:val="0"/>
          <w:marBottom w:val="0"/>
          <w:divBdr>
            <w:top w:val="none" w:sz="0" w:space="0" w:color="auto"/>
            <w:left w:val="none" w:sz="0" w:space="0" w:color="auto"/>
            <w:bottom w:val="none" w:sz="0" w:space="0" w:color="auto"/>
            <w:right w:val="none" w:sz="0" w:space="0" w:color="auto"/>
          </w:divBdr>
        </w:div>
        <w:div w:id="1120294606">
          <w:marLeft w:val="0"/>
          <w:marRight w:val="0"/>
          <w:marTop w:val="0"/>
          <w:marBottom w:val="0"/>
          <w:divBdr>
            <w:top w:val="none" w:sz="0" w:space="0" w:color="auto"/>
            <w:left w:val="none" w:sz="0" w:space="0" w:color="auto"/>
            <w:bottom w:val="none" w:sz="0" w:space="0" w:color="auto"/>
            <w:right w:val="none" w:sz="0" w:space="0" w:color="auto"/>
          </w:divBdr>
        </w:div>
        <w:div w:id="1176921061">
          <w:marLeft w:val="0"/>
          <w:marRight w:val="0"/>
          <w:marTop w:val="0"/>
          <w:marBottom w:val="0"/>
          <w:divBdr>
            <w:top w:val="none" w:sz="0" w:space="0" w:color="auto"/>
            <w:left w:val="none" w:sz="0" w:space="0" w:color="auto"/>
            <w:bottom w:val="none" w:sz="0" w:space="0" w:color="auto"/>
            <w:right w:val="none" w:sz="0" w:space="0" w:color="auto"/>
          </w:divBdr>
        </w:div>
        <w:div w:id="1237204097">
          <w:marLeft w:val="0"/>
          <w:marRight w:val="0"/>
          <w:marTop w:val="0"/>
          <w:marBottom w:val="0"/>
          <w:divBdr>
            <w:top w:val="none" w:sz="0" w:space="0" w:color="auto"/>
            <w:left w:val="none" w:sz="0" w:space="0" w:color="auto"/>
            <w:bottom w:val="none" w:sz="0" w:space="0" w:color="auto"/>
            <w:right w:val="none" w:sz="0" w:space="0" w:color="auto"/>
          </w:divBdr>
        </w:div>
        <w:div w:id="1242760171">
          <w:marLeft w:val="0"/>
          <w:marRight w:val="0"/>
          <w:marTop w:val="0"/>
          <w:marBottom w:val="0"/>
          <w:divBdr>
            <w:top w:val="none" w:sz="0" w:space="0" w:color="auto"/>
            <w:left w:val="none" w:sz="0" w:space="0" w:color="auto"/>
            <w:bottom w:val="none" w:sz="0" w:space="0" w:color="auto"/>
            <w:right w:val="none" w:sz="0" w:space="0" w:color="auto"/>
          </w:divBdr>
        </w:div>
        <w:div w:id="1399744724">
          <w:marLeft w:val="0"/>
          <w:marRight w:val="0"/>
          <w:marTop w:val="0"/>
          <w:marBottom w:val="0"/>
          <w:divBdr>
            <w:top w:val="none" w:sz="0" w:space="0" w:color="auto"/>
            <w:left w:val="none" w:sz="0" w:space="0" w:color="auto"/>
            <w:bottom w:val="none" w:sz="0" w:space="0" w:color="auto"/>
            <w:right w:val="none" w:sz="0" w:space="0" w:color="auto"/>
          </w:divBdr>
        </w:div>
        <w:div w:id="1406226267">
          <w:marLeft w:val="0"/>
          <w:marRight w:val="0"/>
          <w:marTop w:val="0"/>
          <w:marBottom w:val="0"/>
          <w:divBdr>
            <w:top w:val="none" w:sz="0" w:space="0" w:color="auto"/>
            <w:left w:val="none" w:sz="0" w:space="0" w:color="auto"/>
            <w:bottom w:val="none" w:sz="0" w:space="0" w:color="auto"/>
            <w:right w:val="none" w:sz="0" w:space="0" w:color="auto"/>
          </w:divBdr>
        </w:div>
        <w:div w:id="1406369691">
          <w:marLeft w:val="0"/>
          <w:marRight w:val="0"/>
          <w:marTop w:val="0"/>
          <w:marBottom w:val="0"/>
          <w:divBdr>
            <w:top w:val="none" w:sz="0" w:space="0" w:color="auto"/>
            <w:left w:val="none" w:sz="0" w:space="0" w:color="auto"/>
            <w:bottom w:val="none" w:sz="0" w:space="0" w:color="auto"/>
            <w:right w:val="none" w:sz="0" w:space="0" w:color="auto"/>
          </w:divBdr>
        </w:div>
        <w:div w:id="1475369428">
          <w:marLeft w:val="0"/>
          <w:marRight w:val="0"/>
          <w:marTop w:val="0"/>
          <w:marBottom w:val="0"/>
          <w:divBdr>
            <w:top w:val="none" w:sz="0" w:space="0" w:color="auto"/>
            <w:left w:val="none" w:sz="0" w:space="0" w:color="auto"/>
            <w:bottom w:val="none" w:sz="0" w:space="0" w:color="auto"/>
            <w:right w:val="none" w:sz="0" w:space="0" w:color="auto"/>
          </w:divBdr>
        </w:div>
        <w:div w:id="1534229960">
          <w:marLeft w:val="0"/>
          <w:marRight w:val="0"/>
          <w:marTop w:val="0"/>
          <w:marBottom w:val="0"/>
          <w:divBdr>
            <w:top w:val="none" w:sz="0" w:space="0" w:color="auto"/>
            <w:left w:val="none" w:sz="0" w:space="0" w:color="auto"/>
            <w:bottom w:val="none" w:sz="0" w:space="0" w:color="auto"/>
            <w:right w:val="none" w:sz="0" w:space="0" w:color="auto"/>
          </w:divBdr>
        </w:div>
        <w:div w:id="1736395807">
          <w:marLeft w:val="0"/>
          <w:marRight w:val="0"/>
          <w:marTop w:val="0"/>
          <w:marBottom w:val="0"/>
          <w:divBdr>
            <w:top w:val="none" w:sz="0" w:space="0" w:color="auto"/>
            <w:left w:val="none" w:sz="0" w:space="0" w:color="auto"/>
            <w:bottom w:val="none" w:sz="0" w:space="0" w:color="auto"/>
            <w:right w:val="none" w:sz="0" w:space="0" w:color="auto"/>
          </w:divBdr>
        </w:div>
        <w:div w:id="1766613350">
          <w:marLeft w:val="0"/>
          <w:marRight w:val="0"/>
          <w:marTop w:val="0"/>
          <w:marBottom w:val="0"/>
          <w:divBdr>
            <w:top w:val="none" w:sz="0" w:space="0" w:color="auto"/>
            <w:left w:val="none" w:sz="0" w:space="0" w:color="auto"/>
            <w:bottom w:val="none" w:sz="0" w:space="0" w:color="auto"/>
            <w:right w:val="none" w:sz="0" w:space="0" w:color="auto"/>
          </w:divBdr>
        </w:div>
        <w:div w:id="1769083766">
          <w:marLeft w:val="0"/>
          <w:marRight w:val="0"/>
          <w:marTop w:val="0"/>
          <w:marBottom w:val="0"/>
          <w:divBdr>
            <w:top w:val="none" w:sz="0" w:space="0" w:color="auto"/>
            <w:left w:val="none" w:sz="0" w:space="0" w:color="auto"/>
            <w:bottom w:val="none" w:sz="0" w:space="0" w:color="auto"/>
            <w:right w:val="none" w:sz="0" w:space="0" w:color="auto"/>
          </w:divBdr>
        </w:div>
        <w:div w:id="1863669378">
          <w:marLeft w:val="0"/>
          <w:marRight w:val="0"/>
          <w:marTop w:val="0"/>
          <w:marBottom w:val="0"/>
          <w:divBdr>
            <w:top w:val="none" w:sz="0" w:space="0" w:color="auto"/>
            <w:left w:val="none" w:sz="0" w:space="0" w:color="auto"/>
            <w:bottom w:val="none" w:sz="0" w:space="0" w:color="auto"/>
            <w:right w:val="none" w:sz="0" w:space="0" w:color="auto"/>
          </w:divBdr>
        </w:div>
      </w:divsChild>
    </w:div>
    <w:div w:id="374082019">
      <w:bodyDiv w:val="1"/>
      <w:marLeft w:val="0"/>
      <w:marRight w:val="0"/>
      <w:marTop w:val="0"/>
      <w:marBottom w:val="0"/>
      <w:divBdr>
        <w:top w:val="none" w:sz="0" w:space="0" w:color="auto"/>
        <w:left w:val="none" w:sz="0" w:space="0" w:color="auto"/>
        <w:bottom w:val="none" w:sz="0" w:space="0" w:color="auto"/>
        <w:right w:val="none" w:sz="0" w:space="0" w:color="auto"/>
      </w:divBdr>
    </w:div>
    <w:div w:id="374740201">
      <w:bodyDiv w:val="1"/>
      <w:marLeft w:val="0"/>
      <w:marRight w:val="0"/>
      <w:marTop w:val="0"/>
      <w:marBottom w:val="0"/>
      <w:divBdr>
        <w:top w:val="none" w:sz="0" w:space="0" w:color="auto"/>
        <w:left w:val="none" w:sz="0" w:space="0" w:color="auto"/>
        <w:bottom w:val="none" w:sz="0" w:space="0" w:color="auto"/>
        <w:right w:val="none" w:sz="0" w:space="0" w:color="auto"/>
      </w:divBdr>
    </w:div>
    <w:div w:id="375400475">
      <w:bodyDiv w:val="1"/>
      <w:marLeft w:val="0"/>
      <w:marRight w:val="0"/>
      <w:marTop w:val="0"/>
      <w:marBottom w:val="0"/>
      <w:divBdr>
        <w:top w:val="none" w:sz="0" w:space="0" w:color="auto"/>
        <w:left w:val="none" w:sz="0" w:space="0" w:color="auto"/>
        <w:bottom w:val="none" w:sz="0" w:space="0" w:color="auto"/>
        <w:right w:val="none" w:sz="0" w:space="0" w:color="auto"/>
      </w:divBdr>
      <w:divsChild>
        <w:div w:id="399135468">
          <w:marLeft w:val="0"/>
          <w:marRight w:val="0"/>
          <w:marTop w:val="0"/>
          <w:marBottom w:val="0"/>
          <w:divBdr>
            <w:top w:val="none" w:sz="0" w:space="0" w:color="auto"/>
            <w:left w:val="none" w:sz="0" w:space="0" w:color="auto"/>
            <w:bottom w:val="none" w:sz="0" w:space="0" w:color="auto"/>
            <w:right w:val="none" w:sz="0" w:space="0" w:color="auto"/>
          </w:divBdr>
        </w:div>
        <w:div w:id="472914975">
          <w:marLeft w:val="0"/>
          <w:marRight w:val="0"/>
          <w:marTop w:val="0"/>
          <w:marBottom w:val="0"/>
          <w:divBdr>
            <w:top w:val="none" w:sz="0" w:space="0" w:color="auto"/>
            <w:left w:val="none" w:sz="0" w:space="0" w:color="auto"/>
            <w:bottom w:val="none" w:sz="0" w:space="0" w:color="auto"/>
            <w:right w:val="none" w:sz="0" w:space="0" w:color="auto"/>
          </w:divBdr>
        </w:div>
        <w:div w:id="877548093">
          <w:marLeft w:val="0"/>
          <w:marRight w:val="0"/>
          <w:marTop w:val="0"/>
          <w:marBottom w:val="0"/>
          <w:divBdr>
            <w:top w:val="none" w:sz="0" w:space="0" w:color="auto"/>
            <w:left w:val="none" w:sz="0" w:space="0" w:color="auto"/>
            <w:bottom w:val="none" w:sz="0" w:space="0" w:color="auto"/>
            <w:right w:val="none" w:sz="0" w:space="0" w:color="auto"/>
          </w:divBdr>
        </w:div>
        <w:div w:id="1199666200">
          <w:marLeft w:val="0"/>
          <w:marRight w:val="0"/>
          <w:marTop w:val="0"/>
          <w:marBottom w:val="0"/>
          <w:divBdr>
            <w:top w:val="none" w:sz="0" w:space="0" w:color="auto"/>
            <w:left w:val="none" w:sz="0" w:space="0" w:color="auto"/>
            <w:bottom w:val="none" w:sz="0" w:space="0" w:color="auto"/>
            <w:right w:val="none" w:sz="0" w:space="0" w:color="auto"/>
          </w:divBdr>
        </w:div>
        <w:div w:id="1334213338">
          <w:marLeft w:val="0"/>
          <w:marRight w:val="0"/>
          <w:marTop w:val="0"/>
          <w:marBottom w:val="0"/>
          <w:divBdr>
            <w:top w:val="none" w:sz="0" w:space="0" w:color="auto"/>
            <w:left w:val="none" w:sz="0" w:space="0" w:color="auto"/>
            <w:bottom w:val="none" w:sz="0" w:space="0" w:color="auto"/>
            <w:right w:val="none" w:sz="0" w:space="0" w:color="auto"/>
          </w:divBdr>
        </w:div>
        <w:div w:id="1577325209">
          <w:marLeft w:val="0"/>
          <w:marRight w:val="0"/>
          <w:marTop w:val="0"/>
          <w:marBottom w:val="0"/>
          <w:divBdr>
            <w:top w:val="none" w:sz="0" w:space="0" w:color="auto"/>
            <w:left w:val="none" w:sz="0" w:space="0" w:color="auto"/>
            <w:bottom w:val="none" w:sz="0" w:space="0" w:color="auto"/>
            <w:right w:val="none" w:sz="0" w:space="0" w:color="auto"/>
          </w:divBdr>
        </w:div>
      </w:divsChild>
    </w:div>
    <w:div w:id="381827492">
      <w:bodyDiv w:val="1"/>
      <w:marLeft w:val="0"/>
      <w:marRight w:val="0"/>
      <w:marTop w:val="0"/>
      <w:marBottom w:val="0"/>
      <w:divBdr>
        <w:top w:val="none" w:sz="0" w:space="0" w:color="auto"/>
        <w:left w:val="none" w:sz="0" w:space="0" w:color="auto"/>
        <w:bottom w:val="none" w:sz="0" w:space="0" w:color="auto"/>
        <w:right w:val="none" w:sz="0" w:space="0" w:color="auto"/>
      </w:divBdr>
      <w:divsChild>
        <w:div w:id="159019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243910">
      <w:bodyDiv w:val="1"/>
      <w:marLeft w:val="0"/>
      <w:marRight w:val="0"/>
      <w:marTop w:val="0"/>
      <w:marBottom w:val="0"/>
      <w:divBdr>
        <w:top w:val="none" w:sz="0" w:space="0" w:color="auto"/>
        <w:left w:val="none" w:sz="0" w:space="0" w:color="auto"/>
        <w:bottom w:val="none" w:sz="0" w:space="0" w:color="auto"/>
        <w:right w:val="none" w:sz="0" w:space="0" w:color="auto"/>
      </w:divBdr>
    </w:div>
    <w:div w:id="464586369">
      <w:bodyDiv w:val="1"/>
      <w:marLeft w:val="0"/>
      <w:marRight w:val="0"/>
      <w:marTop w:val="0"/>
      <w:marBottom w:val="0"/>
      <w:divBdr>
        <w:top w:val="none" w:sz="0" w:space="0" w:color="auto"/>
        <w:left w:val="none" w:sz="0" w:space="0" w:color="auto"/>
        <w:bottom w:val="none" w:sz="0" w:space="0" w:color="auto"/>
        <w:right w:val="none" w:sz="0" w:space="0" w:color="auto"/>
      </w:divBdr>
    </w:div>
    <w:div w:id="484589933">
      <w:bodyDiv w:val="1"/>
      <w:marLeft w:val="0"/>
      <w:marRight w:val="0"/>
      <w:marTop w:val="0"/>
      <w:marBottom w:val="0"/>
      <w:divBdr>
        <w:top w:val="none" w:sz="0" w:space="0" w:color="auto"/>
        <w:left w:val="none" w:sz="0" w:space="0" w:color="auto"/>
        <w:bottom w:val="none" w:sz="0" w:space="0" w:color="auto"/>
        <w:right w:val="none" w:sz="0" w:space="0" w:color="auto"/>
      </w:divBdr>
    </w:div>
    <w:div w:id="491987119">
      <w:bodyDiv w:val="1"/>
      <w:marLeft w:val="0"/>
      <w:marRight w:val="0"/>
      <w:marTop w:val="0"/>
      <w:marBottom w:val="0"/>
      <w:divBdr>
        <w:top w:val="none" w:sz="0" w:space="0" w:color="auto"/>
        <w:left w:val="none" w:sz="0" w:space="0" w:color="auto"/>
        <w:bottom w:val="none" w:sz="0" w:space="0" w:color="auto"/>
        <w:right w:val="none" w:sz="0" w:space="0" w:color="auto"/>
      </w:divBdr>
    </w:div>
    <w:div w:id="493759917">
      <w:bodyDiv w:val="1"/>
      <w:marLeft w:val="0"/>
      <w:marRight w:val="0"/>
      <w:marTop w:val="0"/>
      <w:marBottom w:val="0"/>
      <w:divBdr>
        <w:top w:val="none" w:sz="0" w:space="0" w:color="auto"/>
        <w:left w:val="none" w:sz="0" w:space="0" w:color="auto"/>
        <w:bottom w:val="none" w:sz="0" w:space="0" w:color="auto"/>
        <w:right w:val="none" w:sz="0" w:space="0" w:color="auto"/>
      </w:divBdr>
    </w:div>
    <w:div w:id="497624362">
      <w:bodyDiv w:val="1"/>
      <w:marLeft w:val="0"/>
      <w:marRight w:val="0"/>
      <w:marTop w:val="0"/>
      <w:marBottom w:val="0"/>
      <w:divBdr>
        <w:top w:val="none" w:sz="0" w:space="0" w:color="auto"/>
        <w:left w:val="none" w:sz="0" w:space="0" w:color="auto"/>
        <w:bottom w:val="none" w:sz="0" w:space="0" w:color="auto"/>
        <w:right w:val="none" w:sz="0" w:space="0" w:color="auto"/>
      </w:divBdr>
    </w:div>
    <w:div w:id="510068448">
      <w:bodyDiv w:val="1"/>
      <w:marLeft w:val="0"/>
      <w:marRight w:val="0"/>
      <w:marTop w:val="0"/>
      <w:marBottom w:val="0"/>
      <w:divBdr>
        <w:top w:val="none" w:sz="0" w:space="0" w:color="auto"/>
        <w:left w:val="none" w:sz="0" w:space="0" w:color="auto"/>
        <w:bottom w:val="none" w:sz="0" w:space="0" w:color="auto"/>
        <w:right w:val="none" w:sz="0" w:space="0" w:color="auto"/>
      </w:divBdr>
    </w:div>
    <w:div w:id="536358161">
      <w:bodyDiv w:val="1"/>
      <w:marLeft w:val="0"/>
      <w:marRight w:val="0"/>
      <w:marTop w:val="0"/>
      <w:marBottom w:val="0"/>
      <w:divBdr>
        <w:top w:val="none" w:sz="0" w:space="0" w:color="auto"/>
        <w:left w:val="none" w:sz="0" w:space="0" w:color="auto"/>
        <w:bottom w:val="none" w:sz="0" w:space="0" w:color="auto"/>
        <w:right w:val="none" w:sz="0" w:space="0" w:color="auto"/>
      </w:divBdr>
    </w:div>
    <w:div w:id="538471961">
      <w:bodyDiv w:val="1"/>
      <w:marLeft w:val="0"/>
      <w:marRight w:val="0"/>
      <w:marTop w:val="0"/>
      <w:marBottom w:val="0"/>
      <w:divBdr>
        <w:top w:val="none" w:sz="0" w:space="0" w:color="auto"/>
        <w:left w:val="none" w:sz="0" w:space="0" w:color="auto"/>
        <w:bottom w:val="none" w:sz="0" w:space="0" w:color="auto"/>
        <w:right w:val="none" w:sz="0" w:space="0" w:color="auto"/>
      </w:divBdr>
    </w:div>
    <w:div w:id="554705216">
      <w:bodyDiv w:val="1"/>
      <w:marLeft w:val="0"/>
      <w:marRight w:val="0"/>
      <w:marTop w:val="0"/>
      <w:marBottom w:val="0"/>
      <w:divBdr>
        <w:top w:val="none" w:sz="0" w:space="0" w:color="auto"/>
        <w:left w:val="none" w:sz="0" w:space="0" w:color="auto"/>
        <w:bottom w:val="none" w:sz="0" w:space="0" w:color="auto"/>
        <w:right w:val="none" w:sz="0" w:space="0" w:color="auto"/>
      </w:divBdr>
    </w:div>
    <w:div w:id="564951142">
      <w:bodyDiv w:val="1"/>
      <w:marLeft w:val="0"/>
      <w:marRight w:val="0"/>
      <w:marTop w:val="0"/>
      <w:marBottom w:val="0"/>
      <w:divBdr>
        <w:top w:val="none" w:sz="0" w:space="0" w:color="auto"/>
        <w:left w:val="none" w:sz="0" w:space="0" w:color="auto"/>
        <w:bottom w:val="none" w:sz="0" w:space="0" w:color="auto"/>
        <w:right w:val="none" w:sz="0" w:space="0" w:color="auto"/>
      </w:divBdr>
    </w:div>
    <w:div w:id="565342759">
      <w:bodyDiv w:val="1"/>
      <w:marLeft w:val="0"/>
      <w:marRight w:val="0"/>
      <w:marTop w:val="0"/>
      <w:marBottom w:val="0"/>
      <w:divBdr>
        <w:top w:val="none" w:sz="0" w:space="0" w:color="auto"/>
        <w:left w:val="none" w:sz="0" w:space="0" w:color="auto"/>
        <w:bottom w:val="none" w:sz="0" w:space="0" w:color="auto"/>
        <w:right w:val="none" w:sz="0" w:space="0" w:color="auto"/>
      </w:divBdr>
    </w:div>
    <w:div w:id="614678813">
      <w:bodyDiv w:val="1"/>
      <w:marLeft w:val="0"/>
      <w:marRight w:val="0"/>
      <w:marTop w:val="0"/>
      <w:marBottom w:val="0"/>
      <w:divBdr>
        <w:top w:val="none" w:sz="0" w:space="0" w:color="auto"/>
        <w:left w:val="none" w:sz="0" w:space="0" w:color="auto"/>
        <w:bottom w:val="none" w:sz="0" w:space="0" w:color="auto"/>
        <w:right w:val="none" w:sz="0" w:space="0" w:color="auto"/>
      </w:divBdr>
    </w:div>
    <w:div w:id="618530378">
      <w:bodyDiv w:val="1"/>
      <w:marLeft w:val="0"/>
      <w:marRight w:val="0"/>
      <w:marTop w:val="0"/>
      <w:marBottom w:val="0"/>
      <w:divBdr>
        <w:top w:val="none" w:sz="0" w:space="0" w:color="auto"/>
        <w:left w:val="none" w:sz="0" w:space="0" w:color="auto"/>
        <w:bottom w:val="none" w:sz="0" w:space="0" w:color="auto"/>
        <w:right w:val="none" w:sz="0" w:space="0" w:color="auto"/>
      </w:divBdr>
    </w:div>
    <w:div w:id="646471848">
      <w:bodyDiv w:val="1"/>
      <w:marLeft w:val="0"/>
      <w:marRight w:val="0"/>
      <w:marTop w:val="0"/>
      <w:marBottom w:val="0"/>
      <w:divBdr>
        <w:top w:val="none" w:sz="0" w:space="0" w:color="auto"/>
        <w:left w:val="none" w:sz="0" w:space="0" w:color="auto"/>
        <w:bottom w:val="none" w:sz="0" w:space="0" w:color="auto"/>
        <w:right w:val="none" w:sz="0" w:space="0" w:color="auto"/>
      </w:divBdr>
    </w:div>
    <w:div w:id="660738099">
      <w:bodyDiv w:val="1"/>
      <w:marLeft w:val="0"/>
      <w:marRight w:val="0"/>
      <w:marTop w:val="0"/>
      <w:marBottom w:val="0"/>
      <w:divBdr>
        <w:top w:val="none" w:sz="0" w:space="0" w:color="auto"/>
        <w:left w:val="none" w:sz="0" w:space="0" w:color="auto"/>
        <w:bottom w:val="none" w:sz="0" w:space="0" w:color="auto"/>
        <w:right w:val="none" w:sz="0" w:space="0" w:color="auto"/>
      </w:divBdr>
    </w:div>
    <w:div w:id="674917952">
      <w:bodyDiv w:val="1"/>
      <w:marLeft w:val="0"/>
      <w:marRight w:val="0"/>
      <w:marTop w:val="0"/>
      <w:marBottom w:val="0"/>
      <w:divBdr>
        <w:top w:val="none" w:sz="0" w:space="0" w:color="auto"/>
        <w:left w:val="none" w:sz="0" w:space="0" w:color="auto"/>
        <w:bottom w:val="none" w:sz="0" w:space="0" w:color="auto"/>
        <w:right w:val="none" w:sz="0" w:space="0" w:color="auto"/>
      </w:divBdr>
      <w:divsChild>
        <w:div w:id="191454433">
          <w:marLeft w:val="0"/>
          <w:marRight w:val="0"/>
          <w:marTop w:val="0"/>
          <w:marBottom w:val="0"/>
          <w:divBdr>
            <w:top w:val="none" w:sz="0" w:space="0" w:color="auto"/>
            <w:left w:val="none" w:sz="0" w:space="0" w:color="auto"/>
            <w:bottom w:val="none" w:sz="0" w:space="0" w:color="auto"/>
            <w:right w:val="none" w:sz="0" w:space="0" w:color="auto"/>
          </w:divBdr>
        </w:div>
        <w:div w:id="451049685">
          <w:marLeft w:val="0"/>
          <w:marRight w:val="0"/>
          <w:marTop w:val="0"/>
          <w:marBottom w:val="0"/>
          <w:divBdr>
            <w:top w:val="none" w:sz="0" w:space="0" w:color="auto"/>
            <w:left w:val="none" w:sz="0" w:space="0" w:color="auto"/>
            <w:bottom w:val="none" w:sz="0" w:space="0" w:color="auto"/>
            <w:right w:val="none" w:sz="0" w:space="0" w:color="auto"/>
          </w:divBdr>
        </w:div>
        <w:div w:id="734821708">
          <w:marLeft w:val="0"/>
          <w:marRight w:val="0"/>
          <w:marTop w:val="0"/>
          <w:marBottom w:val="0"/>
          <w:divBdr>
            <w:top w:val="none" w:sz="0" w:space="0" w:color="auto"/>
            <w:left w:val="none" w:sz="0" w:space="0" w:color="auto"/>
            <w:bottom w:val="none" w:sz="0" w:space="0" w:color="auto"/>
            <w:right w:val="none" w:sz="0" w:space="0" w:color="auto"/>
          </w:divBdr>
        </w:div>
        <w:div w:id="828520264">
          <w:marLeft w:val="0"/>
          <w:marRight w:val="0"/>
          <w:marTop w:val="0"/>
          <w:marBottom w:val="0"/>
          <w:divBdr>
            <w:top w:val="none" w:sz="0" w:space="0" w:color="auto"/>
            <w:left w:val="none" w:sz="0" w:space="0" w:color="auto"/>
            <w:bottom w:val="none" w:sz="0" w:space="0" w:color="auto"/>
            <w:right w:val="none" w:sz="0" w:space="0" w:color="auto"/>
          </w:divBdr>
        </w:div>
        <w:div w:id="1136145261">
          <w:marLeft w:val="0"/>
          <w:marRight w:val="0"/>
          <w:marTop w:val="0"/>
          <w:marBottom w:val="0"/>
          <w:divBdr>
            <w:top w:val="none" w:sz="0" w:space="0" w:color="auto"/>
            <w:left w:val="none" w:sz="0" w:space="0" w:color="auto"/>
            <w:bottom w:val="none" w:sz="0" w:space="0" w:color="auto"/>
            <w:right w:val="none" w:sz="0" w:space="0" w:color="auto"/>
          </w:divBdr>
        </w:div>
        <w:div w:id="1476415577">
          <w:marLeft w:val="0"/>
          <w:marRight w:val="0"/>
          <w:marTop w:val="0"/>
          <w:marBottom w:val="0"/>
          <w:divBdr>
            <w:top w:val="none" w:sz="0" w:space="0" w:color="auto"/>
            <w:left w:val="none" w:sz="0" w:space="0" w:color="auto"/>
            <w:bottom w:val="none" w:sz="0" w:space="0" w:color="auto"/>
            <w:right w:val="none" w:sz="0" w:space="0" w:color="auto"/>
          </w:divBdr>
        </w:div>
        <w:div w:id="1937638084">
          <w:marLeft w:val="0"/>
          <w:marRight w:val="0"/>
          <w:marTop w:val="0"/>
          <w:marBottom w:val="0"/>
          <w:divBdr>
            <w:top w:val="none" w:sz="0" w:space="0" w:color="auto"/>
            <w:left w:val="none" w:sz="0" w:space="0" w:color="auto"/>
            <w:bottom w:val="none" w:sz="0" w:space="0" w:color="auto"/>
            <w:right w:val="none" w:sz="0" w:space="0" w:color="auto"/>
          </w:divBdr>
        </w:div>
        <w:div w:id="1967617550">
          <w:marLeft w:val="0"/>
          <w:marRight w:val="0"/>
          <w:marTop w:val="0"/>
          <w:marBottom w:val="0"/>
          <w:divBdr>
            <w:top w:val="none" w:sz="0" w:space="0" w:color="auto"/>
            <w:left w:val="none" w:sz="0" w:space="0" w:color="auto"/>
            <w:bottom w:val="none" w:sz="0" w:space="0" w:color="auto"/>
            <w:right w:val="none" w:sz="0" w:space="0" w:color="auto"/>
          </w:divBdr>
        </w:div>
        <w:div w:id="2039503339">
          <w:marLeft w:val="0"/>
          <w:marRight w:val="0"/>
          <w:marTop w:val="0"/>
          <w:marBottom w:val="0"/>
          <w:divBdr>
            <w:top w:val="none" w:sz="0" w:space="0" w:color="auto"/>
            <w:left w:val="none" w:sz="0" w:space="0" w:color="auto"/>
            <w:bottom w:val="none" w:sz="0" w:space="0" w:color="auto"/>
            <w:right w:val="none" w:sz="0" w:space="0" w:color="auto"/>
          </w:divBdr>
        </w:div>
      </w:divsChild>
    </w:div>
    <w:div w:id="693193108">
      <w:bodyDiv w:val="1"/>
      <w:marLeft w:val="0"/>
      <w:marRight w:val="0"/>
      <w:marTop w:val="0"/>
      <w:marBottom w:val="0"/>
      <w:divBdr>
        <w:top w:val="none" w:sz="0" w:space="0" w:color="auto"/>
        <w:left w:val="none" w:sz="0" w:space="0" w:color="auto"/>
        <w:bottom w:val="none" w:sz="0" w:space="0" w:color="auto"/>
        <w:right w:val="none" w:sz="0" w:space="0" w:color="auto"/>
      </w:divBdr>
    </w:div>
    <w:div w:id="693463725">
      <w:bodyDiv w:val="1"/>
      <w:marLeft w:val="0"/>
      <w:marRight w:val="0"/>
      <w:marTop w:val="0"/>
      <w:marBottom w:val="0"/>
      <w:divBdr>
        <w:top w:val="none" w:sz="0" w:space="0" w:color="auto"/>
        <w:left w:val="none" w:sz="0" w:space="0" w:color="auto"/>
        <w:bottom w:val="none" w:sz="0" w:space="0" w:color="auto"/>
        <w:right w:val="none" w:sz="0" w:space="0" w:color="auto"/>
      </w:divBdr>
    </w:div>
    <w:div w:id="723873035">
      <w:bodyDiv w:val="1"/>
      <w:marLeft w:val="0"/>
      <w:marRight w:val="0"/>
      <w:marTop w:val="0"/>
      <w:marBottom w:val="0"/>
      <w:divBdr>
        <w:top w:val="none" w:sz="0" w:space="0" w:color="auto"/>
        <w:left w:val="none" w:sz="0" w:space="0" w:color="auto"/>
        <w:bottom w:val="none" w:sz="0" w:space="0" w:color="auto"/>
        <w:right w:val="none" w:sz="0" w:space="0" w:color="auto"/>
      </w:divBdr>
      <w:divsChild>
        <w:div w:id="1803110730">
          <w:marLeft w:val="0"/>
          <w:marRight w:val="0"/>
          <w:marTop w:val="0"/>
          <w:marBottom w:val="0"/>
          <w:divBdr>
            <w:top w:val="none" w:sz="0" w:space="0" w:color="auto"/>
            <w:left w:val="none" w:sz="0" w:space="0" w:color="auto"/>
            <w:bottom w:val="none" w:sz="0" w:space="0" w:color="auto"/>
            <w:right w:val="none" w:sz="0" w:space="0" w:color="auto"/>
          </w:divBdr>
          <w:divsChild>
            <w:div w:id="1201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5905">
      <w:bodyDiv w:val="1"/>
      <w:marLeft w:val="0"/>
      <w:marRight w:val="0"/>
      <w:marTop w:val="0"/>
      <w:marBottom w:val="0"/>
      <w:divBdr>
        <w:top w:val="none" w:sz="0" w:space="0" w:color="auto"/>
        <w:left w:val="none" w:sz="0" w:space="0" w:color="auto"/>
        <w:bottom w:val="none" w:sz="0" w:space="0" w:color="auto"/>
        <w:right w:val="none" w:sz="0" w:space="0" w:color="auto"/>
      </w:divBdr>
    </w:div>
    <w:div w:id="778331999">
      <w:bodyDiv w:val="1"/>
      <w:marLeft w:val="0"/>
      <w:marRight w:val="0"/>
      <w:marTop w:val="0"/>
      <w:marBottom w:val="0"/>
      <w:divBdr>
        <w:top w:val="none" w:sz="0" w:space="0" w:color="auto"/>
        <w:left w:val="none" w:sz="0" w:space="0" w:color="auto"/>
        <w:bottom w:val="none" w:sz="0" w:space="0" w:color="auto"/>
        <w:right w:val="none" w:sz="0" w:space="0" w:color="auto"/>
      </w:divBdr>
    </w:div>
    <w:div w:id="779179356">
      <w:bodyDiv w:val="1"/>
      <w:marLeft w:val="0"/>
      <w:marRight w:val="0"/>
      <w:marTop w:val="0"/>
      <w:marBottom w:val="0"/>
      <w:divBdr>
        <w:top w:val="none" w:sz="0" w:space="0" w:color="auto"/>
        <w:left w:val="none" w:sz="0" w:space="0" w:color="auto"/>
        <w:bottom w:val="none" w:sz="0" w:space="0" w:color="auto"/>
        <w:right w:val="none" w:sz="0" w:space="0" w:color="auto"/>
      </w:divBdr>
    </w:div>
    <w:div w:id="798885001">
      <w:bodyDiv w:val="1"/>
      <w:marLeft w:val="0"/>
      <w:marRight w:val="0"/>
      <w:marTop w:val="0"/>
      <w:marBottom w:val="0"/>
      <w:divBdr>
        <w:top w:val="none" w:sz="0" w:space="0" w:color="auto"/>
        <w:left w:val="none" w:sz="0" w:space="0" w:color="auto"/>
        <w:bottom w:val="none" w:sz="0" w:space="0" w:color="auto"/>
        <w:right w:val="none" w:sz="0" w:space="0" w:color="auto"/>
      </w:divBdr>
    </w:div>
    <w:div w:id="812409582">
      <w:bodyDiv w:val="1"/>
      <w:marLeft w:val="0"/>
      <w:marRight w:val="0"/>
      <w:marTop w:val="0"/>
      <w:marBottom w:val="0"/>
      <w:divBdr>
        <w:top w:val="none" w:sz="0" w:space="0" w:color="auto"/>
        <w:left w:val="none" w:sz="0" w:space="0" w:color="auto"/>
        <w:bottom w:val="none" w:sz="0" w:space="0" w:color="auto"/>
        <w:right w:val="none" w:sz="0" w:space="0" w:color="auto"/>
      </w:divBdr>
      <w:divsChild>
        <w:div w:id="152573530">
          <w:marLeft w:val="0"/>
          <w:marRight w:val="0"/>
          <w:marTop w:val="0"/>
          <w:marBottom w:val="0"/>
          <w:divBdr>
            <w:top w:val="none" w:sz="0" w:space="0" w:color="auto"/>
            <w:left w:val="none" w:sz="0" w:space="0" w:color="auto"/>
            <w:bottom w:val="none" w:sz="0" w:space="0" w:color="auto"/>
            <w:right w:val="none" w:sz="0" w:space="0" w:color="auto"/>
          </w:divBdr>
        </w:div>
        <w:div w:id="381635293">
          <w:marLeft w:val="0"/>
          <w:marRight w:val="0"/>
          <w:marTop w:val="0"/>
          <w:marBottom w:val="0"/>
          <w:divBdr>
            <w:top w:val="none" w:sz="0" w:space="0" w:color="auto"/>
            <w:left w:val="none" w:sz="0" w:space="0" w:color="auto"/>
            <w:bottom w:val="none" w:sz="0" w:space="0" w:color="auto"/>
            <w:right w:val="none" w:sz="0" w:space="0" w:color="auto"/>
          </w:divBdr>
        </w:div>
        <w:div w:id="412973650">
          <w:marLeft w:val="0"/>
          <w:marRight w:val="0"/>
          <w:marTop w:val="0"/>
          <w:marBottom w:val="0"/>
          <w:divBdr>
            <w:top w:val="none" w:sz="0" w:space="0" w:color="auto"/>
            <w:left w:val="none" w:sz="0" w:space="0" w:color="auto"/>
            <w:bottom w:val="none" w:sz="0" w:space="0" w:color="auto"/>
            <w:right w:val="none" w:sz="0" w:space="0" w:color="auto"/>
          </w:divBdr>
        </w:div>
        <w:div w:id="1231112188">
          <w:marLeft w:val="0"/>
          <w:marRight w:val="0"/>
          <w:marTop w:val="0"/>
          <w:marBottom w:val="0"/>
          <w:divBdr>
            <w:top w:val="none" w:sz="0" w:space="0" w:color="auto"/>
            <w:left w:val="none" w:sz="0" w:space="0" w:color="auto"/>
            <w:bottom w:val="none" w:sz="0" w:space="0" w:color="auto"/>
            <w:right w:val="none" w:sz="0" w:space="0" w:color="auto"/>
          </w:divBdr>
        </w:div>
        <w:div w:id="1519350602">
          <w:marLeft w:val="0"/>
          <w:marRight w:val="0"/>
          <w:marTop w:val="0"/>
          <w:marBottom w:val="0"/>
          <w:divBdr>
            <w:top w:val="none" w:sz="0" w:space="0" w:color="auto"/>
            <w:left w:val="none" w:sz="0" w:space="0" w:color="auto"/>
            <w:bottom w:val="none" w:sz="0" w:space="0" w:color="auto"/>
            <w:right w:val="none" w:sz="0" w:space="0" w:color="auto"/>
          </w:divBdr>
        </w:div>
        <w:div w:id="2079983902">
          <w:marLeft w:val="0"/>
          <w:marRight w:val="0"/>
          <w:marTop w:val="0"/>
          <w:marBottom w:val="0"/>
          <w:divBdr>
            <w:top w:val="none" w:sz="0" w:space="0" w:color="auto"/>
            <w:left w:val="none" w:sz="0" w:space="0" w:color="auto"/>
            <w:bottom w:val="none" w:sz="0" w:space="0" w:color="auto"/>
            <w:right w:val="none" w:sz="0" w:space="0" w:color="auto"/>
          </w:divBdr>
        </w:div>
      </w:divsChild>
    </w:div>
    <w:div w:id="833028579">
      <w:bodyDiv w:val="1"/>
      <w:marLeft w:val="0"/>
      <w:marRight w:val="0"/>
      <w:marTop w:val="0"/>
      <w:marBottom w:val="0"/>
      <w:divBdr>
        <w:top w:val="none" w:sz="0" w:space="0" w:color="auto"/>
        <w:left w:val="none" w:sz="0" w:space="0" w:color="auto"/>
        <w:bottom w:val="none" w:sz="0" w:space="0" w:color="auto"/>
        <w:right w:val="none" w:sz="0" w:space="0" w:color="auto"/>
      </w:divBdr>
    </w:div>
    <w:div w:id="838735096">
      <w:bodyDiv w:val="1"/>
      <w:marLeft w:val="0"/>
      <w:marRight w:val="0"/>
      <w:marTop w:val="0"/>
      <w:marBottom w:val="0"/>
      <w:divBdr>
        <w:top w:val="none" w:sz="0" w:space="0" w:color="auto"/>
        <w:left w:val="none" w:sz="0" w:space="0" w:color="auto"/>
        <w:bottom w:val="none" w:sz="0" w:space="0" w:color="auto"/>
        <w:right w:val="none" w:sz="0" w:space="0" w:color="auto"/>
      </w:divBdr>
    </w:div>
    <w:div w:id="867571805">
      <w:bodyDiv w:val="1"/>
      <w:marLeft w:val="0"/>
      <w:marRight w:val="0"/>
      <w:marTop w:val="0"/>
      <w:marBottom w:val="0"/>
      <w:divBdr>
        <w:top w:val="none" w:sz="0" w:space="0" w:color="auto"/>
        <w:left w:val="none" w:sz="0" w:space="0" w:color="auto"/>
        <w:bottom w:val="none" w:sz="0" w:space="0" w:color="auto"/>
        <w:right w:val="none" w:sz="0" w:space="0" w:color="auto"/>
      </w:divBdr>
    </w:div>
    <w:div w:id="871301902">
      <w:bodyDiv w:val="1"/>
      <w:marLeft w:val="0"/>
      <w:marRight w:val="0"/>
      <w:marTop w:val="0"/>
      <w:marBottom w:val="0"/>
      <w:divBdr>
        <w:top w:val="none" w:sz="0" w:space="0" w:color="auto"/>
        <w:left w:val="none" w:sz="0" w:space="0" w:color="auto"/>
        <w:bottom w:val="none" w:sz="0" w:space="0" w:color="auto"/>
        <w:right w:val="none" w:sz="0" w:space="0" w:color="auto"/>
      </w:divBdr>
    </w:div>
    <w:div w:id="876427487">
      <w:bodyDiv w:val="1"/>
      <w:marLeft w:val="0"/>
      <w:marRight w:val="0"/>
      <w:marTop w:val="0"/>
      <w:marBottom w:val="0"/>
      <w:divBdr>
        <w:top w:val="none" w:sz="0" w:space="0" w:color="auto"/>
        <w:left w:val="none" w:sz="0" w:space="0" w:color="auto"/>
        <w:bottom w:val="none" w:sz="0" w:space="0" w:color="auto"/>
        <w:right w:val="none" w:sz="0" w:space="0" w:color="auto"/>
      </w:divBdr>
    </w:div>
    <w:div w:id="877620024">
      <w:bodyDiv w:val="1"/>
      <w:marLeft w:val="0"/>
      <w:marRight w:val="0"/>
      <w:marTop w:val="0"/>
      <w:marBottom w:val="0"/>
      <w:divBdr>
        <w:top w:val="none" w:sz="0" w:space="0" w:color="auto"/>
        <w:left w:val="none" w:sz="0" w:space="0" w:color="auto"/>
        <w:bottom w:val="none" w:sz="0" w:space="0" w:color="auto"/>
        <w:right w:val="none" w:sz="0" w:space="0" w:color="auto"/>
      </w:divBdr>
      <w:divsChild>
        <w:div w:id="90518414">
          <w:marLeft w:val="0"/>
          <w:marRight w:val="0"/>
          <w:marTop w:val="0"/>
          <w:marBottom w:val="0"/>
          <w:divBdr>
            <w:top w:val="none" w:sz="0" w:space="0" w:color="auto"/>
            <w:left w:val="none" w:sz="0" w:space="0" w:color="auto"/>
            <w:bottom w:val="none" w:sz="0" w:space="0" w:color="auto"/>
            <w:right w:val="none" w:sz="0" w:space="0" w:color="auto"/>
          </w:divBdr>
        </w:div>
        <w:div w:id="112485272">
          <w:marLeft w:val="0"/>
          <w:marRight w:val="0"/>
          <w:marTop w:val="0"/>
          <w:marBottom w:val="0"/>
          <w:divBdr>
            <w:top w:val="none" w:sz="0" w:space="0" w:color="auto"/>
            <w:left w:val="none" w:sz="0" w:space="0" w:color="auto"/>
            <w:bottom w:val="none" w:sz="0" w:space="0" w:color="auto"/>
            <w:right w:val="none" w:sz="0" w:space="0" w:color="auto"/>
          </w:divBdr>
        </w:div>
        <w:div w:id="161245366">
          <w:marLeft w:val="0"/>
          <w:marRight w:val="0"/>
          <w:marTop w:val="0"/>
          <w:marBottom w:val="0"/>
          <w:divBdr>
            <w:top w:val="none" w:sz="0" w:space="0" w:color="auto"/>
            <w:left w:val="none" w:sz="0" w:space="0" w:color="auto"/>
            <w:bottom w:val="none" w:sz="0" w:space="0" w:color="auto"/>
            <w:right w:val="none" w:sz="0" w:space="0" w:color="auto"/>
          </w:divBdr>
        </w:div>
        <w:div w:id="276761677">
          <w:marLeft w:val="0"/>
          <w:marRight w:val="0"/>
          <w:marTop w:val="0"/>
          <w:marBottom w:val="0"/>
          <w:divBdr>
            <w:top w:val="none" w:sz="0" w:space="0" w:color="auto"/>
            <w:left w:val="none" w:sz="0" w:space="0" w:color="auto"/>
            <w:bottom w:val="none" w:sz="0" w:space="0" w:color="auto"/>
            <w:right w:val="none" w:sz="0" w:space="0" w:color="auto"/>
          </w:divBdr>
        </w:div>
        <w:div w:id="301733704">
          <w:marLeft w:val="0"/>
          <w:marRight w:val="0"/>
          <w:marTop w:val="0"/>
          <w:marBottom w:val="0"/>
          <w:divBdr>
            <w:top w:val="none" w:sz="0" w:space="0" w:color="auto"/>
            <w:left w:val="none" w:sz="0" w:space="0" w:color="auto"/>
            <w:bottom w:val="none" w:sz="0" w:space="0" w:color="auto"/>
            <w:right w:val="none" w:sz="0" w:space="0" w:color="auto"/>
          </w:divBdr>
        </w:div>
        <w:div w:id="321202642">
          <w:marLeft w:val="0"/>
          <w:marRight w:val="0"/>
          <w:marTop w:val="0"/>
          <w:marBottom w:val="0"/>
          <w:divBdr>
            <w:top w:val="none" w:sz="0" w:space="0" w:color="auto"/>
            <w:left w:val="none" w:sz="0" w:space="0" w:color="auto"/>
            <w:bottom w:val="none" w:sz="0" w:space="0" w:color="auto"/>
            <w:right w:val="none" w:sz="0" w:space="0" w:color="auto"/>
          </w:divBdr>
        </w:div>
        <w:div w:id="438722226">
          <w:marLeft w:val="0"/>
          <w:marRight w:val="0"/>
          <w:marTop w:val="0"/>
          <w:marBottom w:val="0"/>
          <w:divBdr>
            <w:top w:val="none" w:sz="0" w:space="0" w:color="auto"/>
            <w:left w:val="none" w:sz="0" w:space="0" w:color="auto"/>
            <w:bottom w:val="none" w:sz="0" w:space="0" w:color="auto"/>
            <w:right w:val="none" w:sz="0" w:space="0" w:color="auto"/>
          </w:divBdr>
        </w:div>
        <w:div w:id="785002771">
          <w:marLeft w:val="0"/>
          <w:marRight w:val="0"/>
          <w:marTop w:val="0"/>
          <w:marBottom w:val="0"/>
          <w:divBdr>
            <w:top w:val="none" w:sz="0" w:space="0" w:color="auto"/>
            <w:left w:val="none" w:sz="0" w:space="0" w:color="auto"/>
            <w:bottom w:val="none" w:sz="0" w:space="0" w:color="auto"/>
            <w:right w:val="none" w:sz="0" w:space="0" w:color="auto"/>
          </w:divBdr>
        </w:div>
        <w:div w:id="806313325">
          <w:marLeft w:val="0"/>
          <w:marRight w:val="0"/>
          <w:marTop w:val="0"/>
          <w:marBottom w:val="0"/>
          <w:divBdr>
            <w:top w:val="none" w:sz="0" w:space="0" w:color="auto"/>
            <w:left w:val="none" w:sz="0" w:space="0" w:color="auto"/>
            <w:bottom w:val="none" w:sz="0" w:space="0" w:color="auto"/>
            <w:right w:val="none" w:sz="0" w:space="0" w:color="auto"/>
          </w:divBdr>
        </w:div>
        <w:div w:id="1052534133">
          <w:marLeft w:val="0"/>
          <w:marRight w:val="0"/>
          <w:marTop w:val="0"/>
          <w:marBottom w:val="0"/>
          <w:divBdr>
            <w:top w:val="none" w:sz="0" w:space="0" w:color="auto"/>
            <w:left w:val="none" w:sz="0" w:space="0" w:color="auto"/>
            <w:bottom w:val="none" w:sz="0" w:space="0" w:color="auto"/>
            <w:right w:val="none" w:sz="0" w:space="0" w:color="auto"/>
          </w:divBdr>
        </w:div>
        <w:div w:id="1091272071">
          <w:marLeft w:val="0"/>
          <w:marRight w:val="0"/>
          <w:marTop w:val="0"/>
          <w:marBottom w:val="0"/>
          <w:divBdr>
            <w:top w:val="none" w:sz="0" w:space="0" w:color="auto"/>
            <w:left w:val="none" w:sz="0" w:space="0" w:color="auto"/>
            <w:bottom w:val="none" w:sz="0" w:space="0" w:color="auto"/>
            <w:right w:val="none" w:sz="0" w:space="0" w:color="auto"/>
          </w:divBdr>
        </w:div>
        <w:div w:id="1112432100">
          <w:marLeft w:val="0"/>
          <w:marRight w:val="0"/>
          <w:marTop w:val="0"/>
          <w:marBottom w:val="0"/>
          <w:divBdr>
            <w:top w:val="none" w:sz="0" w:space="0" w:color="auto"/>
            <w:left w:val="none" w:sz="0" w:space="0" w:color="auto"/>
            <w:bottom w:val="none" w:sz="0" w:space="0" w:color="auto"/>
            <w:right w:val="none" w:sz="0" w:space="0" w:color="auto"/>
          </w:divBdr>
        </w:div>
        <w:div w:id="1370035061">
          <w:marLeft w:val="0"/>
          <w:marRight w:val="0"/>
          <w:marTop w:val="0"/>
          <w:marBottom w:val="0"/>
          <w:divBdr>
            <w:top w:val="none" w:sz="0" w:space="0" w:color="auto"/>
            <w:left w:val="none" w:sz="0" w:space="0" w:color="auto"/>
            <w:bottom w:val="none" w:sz="0" w:space="0" w:color="auto"/>
            <w:right w:val="none" w:sz="0" w:space="0" w:color="auto"/>
          </w:divBdr>
        </w:div>
        <w:div w:id="1375429624">
          <w:marLeft w:val="0"/>
          <w:marRight w:val="0"/>
          <w:marTop w:val="0"/>
          <w:marBottom w:val="0"/>
          <w:divBdr>
            <w:top w:val="none" w:sz="0" w:space="0" w:color="auto"/>
            <w:left w:val="none" w:sz="0" w:space="0" w:color="auto"/>
            <w:bottom w:val="none" w:sz="0" w:space="0" w:color="auto"/>
            <w:right w:val="none" w:sz="0" w:space="0" w:color="auto"/>
          </w:divBdr>
        </w:div>
        <w:div w:id="1392734844">
          <w:marLeft w:val="0"/>
          <w:marRight w:val="0"/>
          <w:marTop w:val="0"/>
          <w:marBottom w:val="0"/>
          <w:divBdr>
            <w:top w:val="none" w:sz="0" w:space="0" w:color="auto"/>
            <w:left w:val="none" w:sz="0" w:space="0" w:color="auto"/>
            <w:bottom w:val="none" w:sz="0" w:space="0" w:color="auto"/>
            <w:right w:val="none" w:sz="0" w:space="0" w:color="auto"/>
          </w:divBdr>
        </w:div>
        <w:div w:id="1459834658">
          <w:marLeft w:val="0"/>
          <w:marRight w:val="0"/>
          <w:marTop w:val="0"/>
          <w:marBottom w:val="0"/>
          <w:divBdr>
            <w:top w:val="none" w:sz="0" w:space="0" w:color="auto"/>
            <w:left w:val="none" w:sz="0" w:space="0" w:color="auto"/>
            <w:bottom w:val="none" w:sz="0" w:space="0" w:color="auto"/>
            <w:right w:val="none" w:sz="0" w:space="0" w:color="auto"/>
          </w:divBdr>
        </w:div>
        <w:div w:id="1513569282">
          <w:marLeft w:val="0"/>
          <w:marRight w:val="0"/>
          <w:marTop w:val="0"/>
          <w:marBottom w:val="0"/>
          <w:divBdr>
            <w:top w:val="none" w:sz="0" w:space="0" w:color="auto"/>
            <w:left w:val="none" w:sz="0" w:space="0" w:color="auto"/>
            <w:bottom w:val="none" w:sz="0" w:space="0" w:color="auto"/>
            <w:right w:val="none" w:sz="0" w:space="0" w:color="auto"/>
          </w:divBdr>
        </w:div>
        <w:div w:id="1628050860">
          <w:marLeft w:val="0"/>
          <w:marRight w:val="0"/>
          <w:marTop w:val="0"/>
          <w:marBottom w:val="0"/>
          <w:divBdr>
            <w:top w:val="none" w:sz="0" w:space="0" w:color="auto"/>
            <w:left w:val="none" w:sz="0" w:space="0" w:color="auto"/>
            <w:bottom w:val="none" w:sz="0" w:space="0" w:color="auto"/>
            <w:right w:val="none" w:sz="0" w:space="0" w:color="auto"/>
          </w:divBdr>
        </w:div>
        <w:div w:id="1715540689">
          <w:marLeft w:val="0"/>
          <w:marRight w:val="0"/>
          <w:marTop w:val="0"/>
          <w:marBottom w:val="0"/>
          <w:divBdr>
            <w:top w:val="none" w:sz="0" w:space="0" w:color="auto"/>
            <w:left w:val="none" w:sz="0" w:space="0" w:color="auto"/>
            <w:bottom w:val="none" w:sz="0" w:space="0" w:color="auto"/>
            <w:right w:val="none" w:sz="0" w:space="0" w:color="auto"/>
          </w:divBdr>
        </w:div>
        <w:div w:id="2020113336">
          <w:marLeft w:val="0"/>
          <w:marRight w:val="0"/>
          <w:marTop w:val="0"/>
          <w:marBottom w:val="0"/>
          <w:divBdr>
            <w:top w:val="none" w:sz="0" w:space="0" w:color="auto"/>
            <w:left w:val="none" w:sz="0" w:space="0" w:color="auto"/>
            <w:bottom w:val="none" w:sz="0" w:space="0" w:color="auto"/>
            <w:right w:val="none" w:sz="0" w:space="0" w:color="auto"/>
          </w:divBdr>
        </w:div>
        <w:div w:id="2045672414">
          <w:marLeft w:val="0"/>
          <w:marRight w:val="0"/>
          <w:marTop w:val="0"/>
          <w:marBottom w:val="0"/>
          <w:divBdr>
            <w:top w:val="none" w:sz="0" w:space="0" w:color="auto"/>
            <w:left w:val="none" w:sz="0" w:space="0" w:color="auto"/>
            <w:bottom w:val="none" w:sz="0" w:space="0" w:color="auto"/>
            <w:right w:val="none" w:sz="0" w:space="0" w:color="auto"/>
          </w:divBdr>
        </w:div>
        <w:div w:id="2073655808">
          <w:marLeft w:val="0"/>
          <w:marRight w:val="0"/>
          <w:marTop w:val="0"/>
          <w:marBottom w:val="0"/>
          <w:divBdr>
            <w:top w:val="none" w:sz="0" w:space="0" w:color="auto"/>
            <w:left w:val="none" w:sz="0" w:space="0" w:color="auto"/>
            <w:bottom w:val="none" w:sz="0" w:space="0" w:color="auto"/>
            <w:right w:val="none" w:sz="0" w:space="0" w:color="auto"/>
          </w:divBdr>
        </w:div>
        <w:div w:id="2087343128">
          <w:marLeft w:val="0"/>
          <w:marRight w:val="0"/>
          <w:marTop w:val="0"/>
          <w:marBottom w:val="0"/>
          <w:divBdr>
            <w:top w:val="none" w:sz="0" w:space="0" w:color="auto"/>
            <w:left w:val="none" w:sz="0" w:space="0" w:color="auto"/>
            <w:bottom w:val="none" w:sz="0" w:space="0" w:color="auto"/>
            <w:right w:val="none" w:sz="0" w:space="0" w:color="auto"/>
          </w:divBdr>
        </w:div>
        <w:div w:id="2117627360">
          <w:marLeft w:val="0"/>
          <w:marRight w:val="0"/>
          <w:marTop w:val="0"/>
          <w:marBottom w:val="0"/>
          <w:divBdr>
            <w:top w:val="none" w:sz="0" w:space="0" w:color="auto"/>
            <w:left w:val="none" w:sz="0" w:space="0" w:color="auto"/>
            <w:bottom w:val="none" w:sz="0" w:space="0" w:color="auto"/>
            <w:right w:val="none" w:sz="0" w:space="0" w:color="auto"/>
          </w:divBdr>
        </w:div>
      </w:divsChild>
    </w:div>
    <w:div w:id="879708710">
      <w:bodyDiv w:val="1"/>
      <w:marLeft w:val="0"/>
      <w:marRight w:val="0"/>
      <w:marTop w:val="0"/>
      <w:marBottom w:val="0"/>
      <w:divBdr>
        <w:top w:val="none" w:sz="0" w:space="0" w:color="auto"/>
        <w:left w:val="none" w:sz="0" w:space="0" w:color="auto"/>
        <w:bottom w:val="none" w:sz="0" w:space="0" w:color="auto"/>
        <w:right w:val="none" w:sz="0" w:space="0" w:color="auto"/>
      </w:divBdr>
      <w:divsChild>
        <w:div w:id="165095238">
          <w:marLeft w:val="0"/>
          <w:marRight w:val="0"/>
          <w:marTop w:val="0"/>
          <w:marBottom w:val="0"/>
          <w:divBdr>
            <w:top w:val="none" w:sz="0" w:space="0" w:color="auto"/>
            <w:left w:val="none" w:sz="0" w:space="0" w:color="auto"/>
            <w:bottom w:val="none" w:sz="0" w:space="0" w:color="auto"/>
            <w:right w:val="none" w:sz="0" w:space="0" w:color="auto"/>
          </w:divBdr>
        </w:div>
        <w:div w:id="671496656">
          <w:marLeft w:val="0"/>
          <w:marRight w:val="0"/>
          <w:marTop w:val="0"/>
          <w:marBottom w:val="0"/>
          <w:divBdr>
            <w:top w:val="none" w:sz="0" w:space="0" w:color="auto"/>
            <w:left w:val="none" w:sz="0" w:space="0" w:color="auto"/>
            <w:bottom w:val="none" w:sz="0" w:space="0" w:color="auto"/>
            <w:right w:val="none" w:sz="0" w:space="0" w:color="auto"/>
          </w:divBdr>
        </w:div>
        <w:div w:id="1022049953">
          <w:marLeft w:val="0"/>
          <w:marRight w:val="0"/>
          <w:marTop w:val="0"/>
          <w:marBottom w:val="0"/>
          <w:divBdr>
            <w:top w:val="none" w:sz="0" w:space="0" w:color="auto"/>
            <w:left w:val="none" w:sz="0" w:space="0" w:color="auto"/>
            <w:bottom w:val="none" w:sz="0" w:space="0" w:color="auto"/>
            <w:right w:val="none" w:sz="0" w:space="0" w:color="auto"/>
          </w:divBdr>
        </w:div>
        <w:div w:id="1319530670">
          <w:marLeft w:val="0"/>
          <w:marRight w:val="0"/>
          <w:marTop w:val="0"/>
          <w:marBottom w:val="0"/>
          <w:divBdr>
            <w:top w:val="none" w:sz="0" w:space="0" w:color="auto"/>
            <w:left w:val="none" w:sz="0" w:space="0" w:color="auto"/>
            <w:bottom w:val="none" w:sz="0" w:space="0" w:color="auto"/>
            <w:right w:val="none" w:sz="0" w:space="0" w:color="auto"/>
          </w:divBdr>
        </w:div>
        <w:div w:id="1807358892">
          <w:marLeft w:val="0"/>
          <w:marRight w:val="0"/>
          <w:marTop w:val="0"/>
          <w:marBottom w:val="0"/>
          <w:divBdr>
            <w:top w:val="none" w:sz="0" w:space="0" w:color="auto"/>
            <w:left w:val="none" w:sz="0" w:space="0" w:color="auto"/>
            <w:bottom w:val="none" w:sz="0" w:space="0" w:color="auto"/>
            <w:right w:val="none" w:sz="0" w:space="0" w:color="auto"/>
          </w:divBdr>
        </w:div>
        <w:div w:id="1911693207">
          <w:marLeft w:val="0"/>
          <w:marRight w:val="0"/>
          <w:marTop w:val="0"/>
          <w:marBottom w:val="0"/>
          <w:divBdr>
            <w:top w:val="none" w:sz="0" w:space="0" w:color="auto"/>
            <w:left w:val="none" w:sz="0" w:space="0" w:color="auto"/>
            <w:bottom w:val="none" w:sz="0" w:space="0" w:color="auto"/>
            <w:right w:val="none" w:sz="0" w:space="0" w:color="auto"/>
          </w:divBdr>
        </w:div>
      </w:divsChild>
    </w:div>
    <w:div w:id="893396096">
      <w:bodyDiv w:val="1"/>
      <w:marLeft w:val="0"/>
      <w:marRight w:val="0"/>
      <w:marTop w:val="0"/>
      <w:marBottom w:val="0"/>
      <w:divBdr>
        <w:top w:val="none" w:sz="0" w:space="0" w:color="auto"/>
        <w:left w:val="none" w:sz="0" w:space="0" w:color="auto"/>
        <w:bottom w:val="none" w:sz="0" w:space="0" w:color="auto"/>
        <w:right w:val="none" w:sz="0" w:space="0" w:color="auto"/>
      </w:divBdr>
    </w:div>
    <w:div w:id="893615708">
      <w:bodyDiv w:val="1"/>
      <w:marLeft w:val="0"/>
      <w:marRight w:val="0"/>
      <w:marTop w:val="0"/>
      <w:marBottom w:val="0"/>
      <w:divBdr>
        <w:top w:val="none" w:sz="0" w:space="0" w:color="auto"/>
        <w:left w:val="none" w:sz="0" w:space="0" w:color="auto"/>
        <w:bottom w:val="none" w:sz="0" w:space="0" w:color="auto"/>
        <w:right w:val="none" w:sz="0" w:space="0" w:color="auto"/>
      </w:divBdr>
    </w:div>
    <w:div w:id="901647167">
      <w:bodyDiv w:val="1"/>
      <w:marLeft w:val="0"/>
      <w:marRight w:val="0"/>
      <w:marTop w:val="0"/>
      <w:marBottom w:val="0"/>
      <w:divBdr>
        <w:top w:val="none" w:sz="0" w:space="0" w:color="auto"/>
        <w:left w:val="none" w:sz="0" w:space="0" w:color="auto"/>
        <w:bottom w:val="none" w:sz="0" w:space="0" w:color="auto"/>
        <w:right w:val="none" w:sz="0" w:space="0" w:color="auto"/>
      </w:divBdr>
    </w:div>
    <w:div w:id="941959861">
      <w:bodyDiv w:val="1"/>
      <w:marLeft w:val="0"/>
      <w:marRight w:val="0"/>
      <w:marTop w:val="0"/>
      <w:marBottom w:val="0"/>
      <w:divBdr>
        <w:top w:val="none" w:sz="0" w:space="0" w:color="auto"/>
        <w:left w:val="none" w:sz="0" w:space="0" w:color="auto"/>
        <w:bottom w:val="none" w:sz="0" w:space="0" w:color="auto"/>
        <w:right w:val="none" w:sz="0" w:space="0" w:color="auto"/>
      </w:divBdr>
    </w:div>
    <w:div w:id="954559380">
      <w:bodyDiv w:val="1"/>
      <w:marLeft w:val="0"/>
      <w:marRight w:val="0"/>
      <w:marTop w:val="0"/>
      <w:marBottom w:val="0"/>
      <w:divBdr>
        <w:top w:val="none" w:sz="0" w:space="0" w:color="auto"/>
        <w:left w:val="none" w:sz="0" w:space="0" w:color="auto"/>
        <w:bottom w:val="none" w:sz="0" w:space="0" w:color="auto"/>
        <w:right w:val="none" w:sz="0" w:space="0" w:color="auto"/>
      </w:divBdr>
    </w:div>
    <w:div w:id="963577058">
      <w:bodyDiv w:val="1"/>
      <w:marLeft w:val="0"/>
      <w:marRight w:val="0"/>
      <w:marTop w:val="0"/>
      <w:marBottom w:val="0"/>
      <w:divBdr>
        <w:top w:val="none" w:sz="0" w:space="0" w:color="auto"/>
        <w:left w:val="none" w:sz="0" w:space="0" w:color="auto"/>
        <w:bottom w:val="none" w:sz="0" w:space="0" w:color="auto"/>
        <w:right w:val="none" w:sz="0" w:space="0" w:color="auto"/>
      </w:divBdr>
    </w:div>
    <w:div w:id="986125778">
      <w:bodyDiv w:val="1"/>
      <w:marLeft w:val="0"/>
      <w:marRight w:val="0"/>
      <w:marTop w:val="0"/>
      <w:marBottom w:val="0"/>
      <w:divBdr>
        <w:top w:val="none" w:sz="0" w:space="0" w:color="auto"/>
        <w:left w:val="none" w:sz="0" w:space="0" w:color="auto"/>
        <w:bottom w:val="none" w:sz="0" w:space="0" w:color="auto"/>
        <w:right w:val="none" w:sz="0" w:space="0" w:color="auto"/>
      </w:divBdr>
      <w:divsChild>
        <w:div w:id="235941370">
          <w:marLeft w:val="0"/>
          <w:marRight w:val="0"/>
          <w:marTop w:val="0"/>
          <w:marBottom w:val="0"/>
          <w:divBdr>
            <w:top w:val="none" w:sz="0" w:space="0" w:color="auto"/>
            <w:left w:val="none" w:sz="0" w:space="0" w:color="auto"/>
            <w:bottom w:val="none" w:sz="0" w:space="0" w:color="auto"/>
            <w:right w:val="none" w:sz="0" w:space="0" w:color="auto"/>
          </w:divBdr>
        </w:div>
        <w:div w:id="420220580">
          <w:marLeft w:val="0"/>
          <w:marRight w:val="0"/>
          <w:marTop w:val="0"/>
          <w:marBottom w:val="0"/>
          <w:divBdr>
            <w:top w:val="none" w:sz="0" w:space="0" w:color="auto"/>
            <w:left w:val="none" w:sz="0" w:space="0" w:color="auto"/>
            <w:bottom w:val="none" w:sz="0" w:space="0" w:color="auto"/>
            <w:right w:val="none" w:sz="0" w:space="0" w:color="auto"/>
          </w:divBdr>
        </w:div>
        <w:div w:id="456683100">
          <w:marLeft w:val="0"/>
          <w:marRight w:val="0"/>
          <w:marTop w:val="0"/>
          <w:marBottom w:val="0"/>
          <w:divBdr>
            <w:top w:val="none" w:sz="0" w:space="0" w:color="auto"/>
            <w:left w:val="none" w:sz="0" w:space="0" w:color="auto"/>
            <w:bottom w:val="none" w:sz="0" w:space="0" w:color="auto"/>
            <w:right w:val="none" w:sz="0" w:space="0" w:color="auto"/>
          </w:divBdr>
        </w:div>
        <w:div w:id="605502786">
          <w:marLeft w:val="0"/>
          <w:marRight w:val="0"/>
          <w:marTop w:val="0"/>
          <w:marBottom w:val="0"/>
          <w:divBdr>
            <w:top w:val="none" w:sz="0" w:space="0" w:color="auto"/>
            <w:left w:val="none" w:sz="0" w:space="0" w:color="auto"/>
            <w:bottom w:val="none" w:sz="0" w:space="0" w:color="auto"/>
            <w:right w:val="none" w:sz="0" w:space="0" w:color="auto"/>
          </w:divBdr>
        </w:div>
        <w:div w:id="941108992">
          <w:marLeft w:val="0"/>
          <w:marRight w:val="0"/>
          <w:marTop w:val="0"/>
          <w:marBottom w:val="0"/>
          <w:divBdr>
            <w:top w:val="none" w:sz="0" w:space="0" w:color="auto"/>
            <w:left w:val="none" w:sz="0" w:space="0" w:color="auto"/>
            <w:bottom w:val="none" w:sz="0" w:space="0" w:color="auto"/>
            <w:right w:val="none" w:sz="0" w:space="0" w:color="auto"/>
          </w:divBdr>
        </w:div>
        <w:div w:id="1285885053">
          <w:marLeft w:val="0"/>
          <w:marRight w:val="0"/>
          <w:marTop w:val="0"/>
          <w:marBottom w:val="0"/>
          <w:divBdr>
            <w:top w:val="none" w:sz="0" w:space="0" w:color="auto"/>
            <w:left w:val="none" w:sz="0" w:space="0" w:color="auto"/>
            <w:bottom w:val="none" w:sz="0" w:space="0" w:color="auto"/>
            <w:right w:val="none" w:sz="0" w:space="0" w:color="auto"/>
          </w:divBdr>
        </w:div>
        <w:div w:id="1525899800">
          <w:marLeft w:val="0"/>
          <w:marRight w:val="0"/>
          <w:marTop w:val="0"/>
          <w:marBottom w:val="0"/>
          <w:divBdr>
            <w:top w:val="none" w:sz="0" w:space="0" w:color="auto"/>
            <w:left w:val="none" w:sz="0" w:space="0" w:color="auto"/>
            <w:bottom w:val="none" w:sz="0" w:space="0" w:color="auto"/>
            <w:right w:val="none" w:sz="0" w:space="0" w:color="auto"/>
          </w:divBdr>
        </w:div>
        <w:div w:id="1720859072">
          <w:marLeft w:val="0"/>
          <w:marRight w:val="0"/>
          <w:marTop w:val="0"/>
          <w:marBottom w:val="0"/>
          <w:divBdr>
            <w:top w:val="none" w:sz="0" w:space="0" w:color="auto"/>
            <w:left w:val="none" w:sz="0" w:space="0" w:color="auto"/>
            <w:bottom w:val="none" w:sz="0" w:space="0" w:color="auto"/>
            <w:right w:val="none" w:sz="0" w:space="0" w:color="auto"/>
          </w:divBdr>
        </w:div>
        <w:div w:id="1806266309">
          <w:marLeft w:val="0"/>
          <w:marRight w:val="0"/>
          <w:marTop w:val="0"/>
          <w:marBottom w:val="0"/>
          <w:divBdr>
            <w:top w:val="none" w:sz="0" w:space="0" w:color="auto"/>
            <w:left w:val="none" w:sz="0" w:space="0" w:color="auto"/>
            <w:bottom w:val="none" w:sz="0" w:space="0" w:color="auto"/>
            <w:right w:val="none" w:sz="0" w:space="0" w:color="auto"/>
          </w:divBdr>
        </w:div>
      </w:divsChild>
    </w:div>
    <w:div w:id="990057194">
      <w:bodyDiv w:val="1"/>
      <w:marLeft w:val="0"/>
      <w:marRight w:val="0"/>
      <w:marTop w:val="0"/>
      <w:marBottom w:val="0"/>
      <w:divBdr>
        <w:top w:val="none" w:sz="0" w:space="0" w:color="auto"/>
        <w:left w:val="none" w:sz="0" w:space="0" w:color="auto"/>
        <w:bottom w:val="none" w:sz="0" w:space="0" w:color="auto"/>
        <w:right w:val="none" w:sz="0" w:space="0" w:color="auto"/>
      </w:divBdr>
    </w:div>
    <w:div w:id="990793351">
      <w:bodyDiv w:val="1"/>
      <w:marLeft w:val="0"/>
      <w:marRight w:val="0"/>
      <w:marTop w:val="0"/>
      <w:marBottom w:val="0"/>
      <w:divBdr>
        <w:top w:val="none" w:sz="0" w:space="0" w:color="auto"/>
        <w:left w:val="none" w:sz="0" w:space="0" w:color="auto"/>
        <w:bottom w:val="none" w:sz="0" w:space="0" w:color="auto"/>
        <w:right w:val="none" w:sz="0" w:space="0" w:color="auto"/>
      </w:divBdr>
    </w:div>
    <w:div w:id="999819627">
      <w:bodyDiv w:val="1"/>
      <w:marLeft w:val="0"/>
      <w:marRight w:val="0"/>
      <w:marTop w:val="0"/>
      <w:marBottom w:val="0"/>
      <w:divBdr>
        <w:top w:val="none" w:sz="0" w:space="0" w:color="auto"/>
        <w:left w:val="none" w:sz="0" w:space="0" w:color="auto"/>
        <w:bottom w:val="none" w:sz="0" w:space="0" w:color="auto"/>
        <w:right w:val="none" w:sz="0" w:space="0" w:color="auto"/>
      </w:divBdr>
    </w:div>
    <w:div w:id="1004891844">
      <w:bodyDiv w:val="1"/>
      <w:marLeft w:val="0"/>
      <w:marRight w:val="0"/>
      <w:marTop w:val="0"/>
      <w:marBottom w:val="0"/>
      <w:divBdr>
        <w:top w:val="none" w:sz="0" w:space="0" w:color="auto"/>
        <w:left w:val="none" w:sz="0" w:space="0" w:color="auto"/>
        <w:bottom w:val="none" w:sz="0" w:space="0" w:color="auto"/>
        <w:right w:val="none" w:sz="0" w:space="0" w:color="auto"/>
      </w:divBdr>
    </w:div>
    <w:div w:id="1030912932">
      <w:bodyDiv w:val="1"/>
      <w:marLeft w:val="0"/>
      <w:marRight w:val="0"/>
      <w:marTop w:val="0"/>
      <w:marBottom w:val="0"/>
      <w:divBdr>
        <w:top w:val="none" w:sz="0" w:space="0" w:color="auto"/>
        <w:left w:val="none" w:sz="0" w:space="0" w:color="auto"/>
        <w:bottom w:val="none" w:sz="0" w:space="0" w:color="auto"/>
        <w:right w:val="none" w:sz="0" w:space="0" w:color="auto"/>
      </w:divBdr>
    </w:div>
    <w:div w:id="1042556197">
      <w:bodyDiv w:val="1"/>
      <w:marLeft w:val="0"/>
      <w:marRight w:val="0"/>
      <w:marTop w:val="0"/>
      <w:marBottom w:val="0"/>
      <w:divBdr>
        <w:top w:val="none" w:sz="0" w:space="0" w:color="auto"/>
        <w:left w:val="none" w:sz="0" w:space="0" w:color="auto"/>
        <w:bottom w:val="none" w:sz="0" w:space="0" w:color="auto"/>
        <w:right w:val="none" w:sz="0" w:space="0" w:color="auto"/>
      </w:divBdr>
    </w:div>
    <w:div w:id="1046753767">
      <w:bodyDiv w:val="1"/>
      <w:marLeft w:val="0"/>
      <w:marRight w:val="0"/>
      <w:marTop w:val="0"/>
      <w:marBottom w:val="0"/>
      <w:divBdr>
        <w:top w:val="none" w:sz="0" w:space="0" w:color="auto"/>
        <w:left w:val="none" w:sz="0" w:space="0" w:color="auto"/>
        <w:bottom w:val="none" w:sz="0" w:space="0" w:color="auto"/>
        <w:right w:val="none" w:sz="0" w:space="0" w:color="auto"/>
      </w:divBdr>
    </w:div>
    <w:div w:id="1046948290">
      <w:bodyDiv w:val="1"/>
      <w:marLeft w:val="0"/>
      <w:marRight w:val="0"/>
      <w:marTop w:val="0"/>
      <w:marBottom w:val="0"/>
      <w:divBdr>
        <w:top w:val="none" w:sz="0" w:space="0" w:color="auto"/>
        <w:left w:val="none" w:sz="0" w:space="0" w:color="auto"/>
        <w:bottom w:val="none" w:sz="0" w:space="0" w:color="auto"/>
        <w:right w:val="none" w:sz="0" w:space="0" w:color="auto"/>
      </w:divBdr>
    </w:div>
    <w:div w:id="1051267738">
      <w:bodyDiv w:val="1"/>
      <w:marLeft w:val="0"/>
      <w:marRight w:val="0"/>
      <w:marTop w:val="0"/>
      <w:marBottom w:val="0"/>
      <w:divBdr>
        <w:top w:val="none" w:sz="0" w:space="0" w:color="auto"/>
        <w:left w:val="none" w:sz="0" w:space="0" w:color="auto"/>
        <w:bottom w:val="none" w:sz="0" w:space="0" w:color="auto"/>
        <w:right w:val="none" w:sz="0" w:space="0" w:color="auto"/>
      </w:divBdr>
      <w:divsChild>
        <w:div w:id="50201517">
          <w:marLeft w:val="0"/>
          <w:marRight w:val="0"/>
          <w:marTop w:val="0"/>
          <w:marBottom w:val="0"/>
          <w:divBdr>
            <w:top w:val="none" w:sz="0" w:space="0" w:color="auto"/>
            <w:left w:val="none" w:sz="0" w:space="0" w:color="auto"/>
            <w:bottom w:val="none" w:sz="0" w:space="0" w:color="auto"/>
            <w:right w:val="none" w:sz="0" w:space="0" w:color="auto"/>
          </w:divBdr>
        </w:div>
        <w:div w:id="247465075">
          <w:marLeft w:val="0"/>
          <w:marRight w:val="0"/>
          <w:marTop w:val="0"/>
          <w:marBottom w:val="0"/>
          <w:divBdr>
            <w:top w:val="none" w:sz="0" w:space="0" w:color="auto"/>
            <w:left w:val="none" w:sz="0" w:space="0" w:color="auto"/>
            <w:bottom w:val="none" w:sz="0" w:space="0" w:color="auto"/>
            <w:right w:val="none" w:sz="0" w:space="0" w:color="auto"/>
          </w:divBdr>
        </w:div>
        <w:div w:id="459614459">
          <w:marLeft w:val="0"/>
          <w:marRight w:val="0"/>
          <w:marTop w:val="0"/>
          <w:marBottom w:val="0"/>
          <w:divBdr>
            <w:top w:val="none" w:sz="0" w:space="0" w:color="auto"/>
            <w:left w:val="none" w:sz="0" w:space="0" w:color="auto"/>
            <w:bottom w:val="none" w:sz="0" w:space="0" w:color="auto"/>
            <w:right w:val="none" w:sz="0" w:space="0" w:color="auto"/>
          </w:divBdr>
        </w:div>
        <w:div w:id="496385484">
          <w:marLeft w:val="0"/>
          <w:marRight w:val="0"/>
          <w:marTop w:val="0"/>
          <w:marBottom w:val="0"/>
          <w:divBdr>
            <w:top w:val="none" w:sz="0" w:space="0" w:color="auto"/>
            <w:left w:val="none" w:sz="0" w:space="0" w:color="auto"/>
            <w:bottom w:val="none" w:sz="0" w:space="0" w:color="auto"/>
            <w:right w:val="none" w:sz="0" w:space="0" w:color="auto"/>
          </w:divBdr>
        </w:div>
        <w:div w:id="498614971">
          <w:marLeft w:val="0"/>
          <w:marRight w:val="0"/>
          <w:marTop w:val="0"/>
          <w:marBottom w:val="0"/>
          <w:divBdr>
            <w:top w:val="none" w:sz="0" w:space="0" w:color="auto"/>
            <w:left w:val="none" w:sz="0" w:space="0" w:color="auto"/>
            <w:bottom w:val="none" w:sz="0" w:space="0" w:color="auto"/>
            <w:right w:val="none" w:sz="0" w:space="0" w:color="auto"/>
          </w:divBdr>
        </w:div>
        <w:div w:id="576942569">
          <w:marLeft w:val="0"/>
          <w:marRight w:val="0"/>
          <w:marTop w:val="0"/>
          <w:marBottom w:val="0"/>
          <w:divBdr>
            <w:top w:val="none" w:sz="0" w:space="0" w:color="auto"/>
            <w:left w:val="none" w:sz="0" w:space="0" w:color="auto"/>
            <w:bottom w:val="none" w:sz="0" w:space="0" w:color="auto"/>
            <w:right w:val="none" w:sz="0" w:space="0" w:color="auto"/>
          </w:divBdr>
        </w:div>
        <w:div w:id="684943285">
          <w:marLeft w:val="0"/>
          <w:marRight w:val="0"/>
          <w:marTop w:val="0"/>
          <w:marBottom w:val="0"/>
          <w:divBdr>
            <w:top w:val="none" w:sz="0" w:space="0" w:color="auto"/>
            <w:left w:val="none" w:sz="0" w:space="0" w:color="auto"/>
            <w:bottom w:val="none" w:sz="0" w:space="0" w:color="auto"/>
            <w:right w:val="none" w:sz="0" w:space="0" w:color="auto"/>
          </w:divBdr>
        </w:div>
        <w:div w:id="694771179">
          <w:marLeft w:val="0"/>
          <w:marRight w:val="0"/>
          <w:marTop w:val="0"/>
          <w:marBottom w:val="0"/>
          <w:divBdr>
            <w:top w:val="none" w:sz="0" w:space="0" w:color="auto"/>
            <w:left w:val="none" w:sz="0" w:space="0" w:color="auto"/>
            <w:bottom w:val="none" w:sz="0" w:space="0" w:color="auto"/>
            <w:right w:val="none" w:sz="0" w:space="0" w:color="auto"/>
          </w:divBdr>
        </w:div>
        <w:div w:id="708182882">
          <w:marLeft w:val="0"/>
          <w:marRight w:val="0"/>
          <w:marTop w:val="0"/>
          <w:marBottom w:val="0"/>
          <w:divBdr>
            <w:top w:val="none" w:sz="0" w:space="0" w:color="auto"/>
            <w:left w:val="none" w:sz="0" w:space="0" w:color="auto"/>
            <w:bottom w:val="none" w:sz="0" w:space="0" w:color="auto"/>
            <w:right w:val="none" w:sz="0" w:space="0" w:color="auto"/>
          </w:divBdr>
        </w:div>
        <w:div w:id="877819860">
          <w:marLeft w:val="0"/>
          <w:marRight w:val="0"/>
          <w:marTop w:val="0"/>
          <w:marBottom w:val="0"/>
          <w:divBdr>
            <w:top w:val="none" w:sz="0" w:space="0" w:color="auto"/>
            <w:left w:val="none" w:sz="0" w:space="0" w:color="auto"/>
            <w:bottom w:val="none" w:sz="0" w:space="0" w:color="auto"/>
            <w:right w:val="none" w:sz="0" w:space="0" w:color="auto"/>
          </w:divBdr>
        </w:div>
        <w:div w:id="1020162042">
          <w:marLeft w:val="0"/>
          <w:marRight w:val="0"/>
          <w:marTop w:val="0"/>
          <w:marBottom w:val="0"/>
          <w:divBdr>
            <w:top w:val="none" w:sz="0" w:space="0" w:color="auto"/>
            <w:left w:val="none" w:sz="0" w:space="0" w:color="auto"/>
            <w:bottom w:val="none" w:sz="0" w:space="0" w:color="auto"/>
            <w:right w:val="none" w:sz="0" w:space="0" w:color="auto"/>
          </w:divBdr>
        </w:div>
        <w:div w:id="1104379133">
          <w:marLeft w:val="0"/>
          <w:marRight w:val="0"/>
          <w:marTop w:val="0"/>
          <w:marBottom w:val="0"/>
          <w:divBdr>
            <w:top w:val="none" w:sz="0" w:space="0" w:color="auto"/>
            <w:left w:val="none" w:sz="0" w:space="0" w:color="auto"/>
            <w:bottom w:val="none" w:sz="0" w:space="0" w:color="auto"/>
            <w:right w:val="none" w:sz="0" w:space="0" w:color="auto"/>
          </w:divBdr>
        </w:div>
        <w:div w:id="1207375545">
          <w:marLeft w:val="0"/>
          <w:marRight w:val="0"/>
          <w:marTop w:val="0"/>
          <w:marBottom w:val="0"/>
          <w:divBdr>
            <w:top w:val="none" w:sz="0" w:space="0" w:color="auto"/>
            <w:left w:val="none" w:sz="0" w:space="0" w:color="auto"/>
            <w:bottom w:val="none" w:sz="0" w:space="0" w:color="auto"/>
            <w:right w:val="none" w:sz="0" w:space="0" w:color="auto"/>
          </w:divBdr>
        </w:div>
        <w:div w:id="1229808555">
          <w:marLeft w:val="0"/>
          <w:marRight w:val="0"/>
          <w:marTop w:val="0"/>
          <w:marBottom w:val="0"/>
          <w:divBdr>
            <w:top w:val="none" w:sz="0" w:space="0" w:color="auto"/>
            <w:left w:val="none" w:sz="0" w:space="0" w:color="auto"/>
            <w:bottom w:val="none" w:sz="0" w:space="0" w:color="auto"/>
            <w:right w:val="none" w:sz="0" w:space="0" w:color="auto"/>
          </w:divBdr>
        </w:div>
        <w:div w:id="1230193204">
          <w:marLeft w:val="0"/>
          <w:marRight w:val="0"/>
          <w:marTop w:val="0"/>
          <w:marBottom w:val="0"/>
          <w:divBdr>
            <w:top w:val="none" w:sz="0" w:space="0" w:color="auto"/>
            <w:left w:val="none" w:sz="0" w:space="0" w:color="auto"/>
            <w:bottom w:val="none" w:sz="0" w:space="0" w:color="auto"/>
            <w:right w:val="none" w:sz="0" w:space="0" w:color="auto"/>
          </w:divBdr>
        </w:div>
        <w:div w:id="1236434115">
          <w:marLeft w:val="0"/>
          <w:marRight w:val="0"/>
          <w:marTop w:val="0"/>
          <w:marBottom w:val="0"/>
          <w:divBdr>
            <w:top w:val="none" w:sz="0" w:space="0" w:color="auto"/>
            <w:left w:val="none" w:sz="0" w:space="0" w:color="auto"/>
            <w:bottom w:val="none" w:sz="0" w:space="0" w:color="auto"/>
            <w:right w:val="none" w:sz="0" w:space="0" w:color="auto"/>
          </w:divBdr>
        </w:div>
        <w:div w:id="1241327570">
          <w:marLeft w:val="0"/>
          <w:marRight w:val="0"/>
          <w:marTop w:val="0"/>
          <w:marBottom w:val="0"/>
          <w:divBdr>
            <w:top w:val="none" w:sz="0" w:space="0" w:color="auto"/>
            <w:left w:val="none" w:sz="0" w:space="0" w:color="auto"/>
            <w:bottom w:val="none" w:sz="0" w:space="0" w:color="auto"/>
            <w:right w:val="none" w:sz="0" w:space="0" w:color="auto"/>
          </w:divBdr>
        </w:div>
        <w:div w:id="1241405480">
          <w:marLeft w:val="0"/>
          <w:marRight w:val="0"/>
          <w:marTop w:val="0"/>
          <w:marBottom w:val="0"/>
          <w:divBdr>
            <w:top w:val="none" w:sz="0" w:space="0" w:color="auto"/>
            <w:left w:val="none" w:sz="0" w:space="0" w:color="auto"/>
            <w:bottom w:val="none" w:sz="0" w:space="0" w:color="auto"/>
            <w:right w:val="none" w:sz="0" w:space="0" w:color="auto"/>
          </w:divBdr>
        </w:div>
        <w:div w:id="1292134376">
          <w:marLeft w:val="0"/>
          <w:marRight w:val="0"/>
          <w:marTop w:val="0"/>
          <w:marBottom w:val="0"/>
          <w:divBdr>
            <w:top w:val="none" w:sz="0" w:space="0" w:color="auto"/>
            <w:left w:val="none" w:sz="0" w:space="0" w:color="auto"/>
            <w:bottom w:val="none" w:sz="0" w:space="0" w:color="auto"/>
            <w:right w:val="none" w:sz="0" w:space="0" w:color="auto"/>
          </w:divBdr>
        </w:div>
        <w:div w:id="1341005584">
          <w:marLeft w:val="0"/>
          <w:marRight w:val="0"/>
          <w:marTop w:val="0"/>
          <w:marBottom w:val="0"/>
          <w:divBdr>
            <w:top w:val="none" w:sz="0" w:space="0" w:color="auto"/>
            <w:left w:val="none" w:sz="0" w:space="0" w:color="auto"/>
            <w:bottom w:val="none" w:sz="0" w:space="0" w:color="auto"/>
            <w:right w:val="none" w:sz="0" w:space="0" w:color="auto"/>
          </w:divBdr>
        </w:div>
        <w:div w:id="1454203528">
          <w:marLeft w:val="0"/>
          <w:marRight w:val="0"/>
          <w:marTop w:val="0"/>
          <w:marBottom w:val="0"/>
          <w:divBdr>
            <w:top w:val="none" w:sz="0" w:space="0" w:color="auto"/>
            <w:left w:val="none" w:sz="0" w:space="0" w:color="auto"/>
            <w:bottom w:val="none" w:sz="0" w:space="0" w:color="auto"/>
            <w:right w:val="none" w:sz="0" w:space="0" w:color="auto"/>
          </w:divBdr>
        </w:div>
        <w:div w:id="1469319644">
          <w:marLeft w:val="0"/>
          <w:marRight w:val="0"/>
          <w:marTop w:val="0"/>
          <w:marBottom w:val="0"/>
          <w:divBdr>
            <w:top w:val="none" w:sz="0" w:space="0" w:color="auto"/>
            <w:left w:val="none" w:sz="0" w:space="0" w:color="auto"/>
            <w:bottom w:val="none" w:sz="0" w:space="0" w:color="auto"/>
            <w:right w:val="none" w:sz="0" w:space="0" w:color="auto"/>
          </w:divBdr>
        </w:div>
        <w:div w:id="1590771709">
          <w:marLeft w:val="0"/>
          <w:marRight w:val="0"/>
          <w:marTop w:val="0"/>
          <w:marBottom w:val="0"/>
          <w:divBdr>
            <w:top w:val="none" w:sz="0" w:space="0" w:color="auto"/>
            <w:left w:val="none" w:sz="0" w:space="0" w:color="auto"/>
            <w:bottom w:val="none" w:sz="0" w:space="0" w:color="auto"/>
            <w:right w:val="none" w:sz="0" w:space="0" w:color="auto"/>
          </w:divBdr>
        </w:div>
        <w:div w:id="1642886380">
          <w:marLeft w:val="0"/>
          <w:marRight w:val="0"/>
          <w:marTop w:val="0"/>
          <w:marBottom w:val="0"/>
          <w:divBdr>
            <w:top w:val="none" w:sz="0" w:space="0" w:color="auto"/>
            <w:left w:val="none" w:sz="0" w:space="0" w:color="auto"/>
            <w:bottom w:val="none" w:sz="0" w:space="0" w:color="auto"/>
            <w:right w:val="none" w:sz="0" w:space="0" w:color="auto"/>
          </w:divBdr>
        </w:div>
      </w:divsChild>
    </w:div>
    <w:div w:id="1052509024">
      <w:bodyDiv w:val="1"/>
      <w:marLeft w:val="0"/>
      <w:marRight w:val="0"/>
      <w:marTop w:val="0"/>
      <w:marBottom w:val="0"/>
      <w:divBdr>
        <w:top w:val="none" w:sz="0" w:space="0" w:color="auto"/>
        <w:left w:val="none" w:sz="0" w:space="0" w:color="auto"/>
        <w:bottom w:val="none" w:sz="0" w:space="0" w:color="auto"/>
        <w:right w:val="none" w:sz="0" w:space="0" w:color="auto"/>
      </w:divBdr>
    </w:div>
    <w:div w:id="1054936064">
      <w:bodyDiv w:val="1"/>
      <w:marLeft w:val="0"/>
      <w:marRight w:val="0"/>
      <w:marTop w:val="0"/>
      <w:marBottom w:val="0"/>
      <w:divBdr>
        <w:top w:val="none" w:sz="0" w:space="0" w:color="auto"/>
        <w:left w:val="none" w:sz="0" w:space="0" w:color="auto"/>
        <w:bottom w:val="none" w:sz="0" w:space="0" w:color="auto"/>
        <w:right w:val="none" w:sz="0" w:space="0" w:color="auto"/>
      </w:divBdr>
    </w:div>
    <w:div w:id="1055658712">
      <w:bodyDiv w:val="1"/>
      <w:marLeft w:val="0"/>
      <w:marRight w:val="0"/>
      <w:marTop w:val="0"/>
      <w:marBottom w:val="0"/>
      <w:divBdr>
        <w:top w:val="none" w:sz="0" w:space="0" w:color="auto"/>
        <w:left w:val="none" w:sz="0" w:space="0" w:color="auto"/>
        <w:bottom w:val="none" w:sz="0" w:space="0" w:color="auto"/>
        <w:right w:val="none" w:sz="0" w:space="0" w:color="auto"/>
      </w:divBdr>
    </w:div>
    <w:div w:id="1080325008">
      <w:bodyDiv w:val="1"/>
      <w:marLeft w:val="0"/>
      <w:marRight w:val="0"/>
      <w:marTop w:val="0"/>
      <w:marBottom w:val="0"/>
      <w:divBdr>
        <w:top w:val="none" w:sz="0" w:space="0" w:color="auto"/>
        <w:left w:val="none" w:sz="0" w:space="0" w:color="auto"/>
        <w:bottom w:val="none" w:sz="0" w:space="0" w:color="auto"/>
        <w:right w:val="none" w:sz="0" w:space="0" w:color="auto"/>
      </w:divBdr>
      <w:divsChild>
        <w:div w:id="740951542">
          <w:marLeft w:val="0"/>
          <w:marRight w:val="0"/>
          <w:marTop w:val="0"/>
          <w:marBottom w:val="0"/>
          <w:divBdr>
            <w:top w:val="none" w:sz="0" w:space="0" w:color="auto"/>
            <w:left w:val="none" w:sz="0" w:space="0" w:color="auto"/>
            <w:bottom w:val="none" w:sz="0" w:space="0" w:color="auto"/>
            <w:right w:val="none" w:sz="0" w:space="0" w:color="auto"/>
          </w:divBdr>
        </w:div>
        <w:div w:id="1220871054">
          <w:marLeft w:val="0"/>
          <w:marRight w:val="0"/>
          <w:marTop w:val="0"/>
          <w:marBottom w:val="0"/>
          <w:divBdr>
            <w:top w:val="none" w:sz="0" w:space="0" w:color="auto"/>
            <w:left w:val="none" w:sz="0" w:space="0" w:color="auto"/>
            <w:bottom w:val="none" w:sz="0" w:space="0" w:color="auto"/>
            <w:right w:val="none" w:sz="0" w:space="0" w:color="auto"/>
          </w:divBdr>
        </w:div>
        <w:div w:id="1292245364">
          <w:marLeft w:val="0"/>
          <w:marRight w:val="0"/>
          <w:marTop w:val="0"/>
          <w:marBottom w:val="0"/>
          <w:divBdr>
            <w:top w:val="none" w:sz="0" w:space="0" w:color="auto"/>
            <w:left w:val="none" w:sz="0" w:space="0" w:color="auto"/>
            <w:bottom w:val="none" w:sz="0" w:space="0" w:color="auto"/>
            <w:right w:val="none" w:sz="0" w:space="0" w:color="auto"/>
          </w:divBdr>
        </w:div>
        <w:div w:id="1447190019">
          <w:marLeft w:val="0"/>
          <w:marRight w:val="0"/>
          <w:marTop w:val="0"/>
          <w:marBottom w:val="0"/>
          <w:divBdr>
            <w:top w:val="none" w:sz="0" w:space="0" w:color="auto"/>
            <w:left w:val="none" w:sz="0" w:space="0" w:color="auto"/>
            <w:bottom w:val="none" w:sz="0" w:space="0" w:color="auto"/>
            <w:right w:val="none" w:sz="0" w:space="0" w:color="auto"/>
          </w:divBdr>
        </w:div>
        <w:div w:id="1566990418">
          <w:marLeft w:val="0"/>
          <w:marRight w:val="0"/>
          <w:marTop w:val="0"/>
          <w:marBottom w:val="0"/>
          <w:divBdr>
            <w:top w:val="none" w:sz="0" w:space="0" w:color="auto"/>
            <w:left w:val="none" w:sz="0" w:space="0" w:color="auto"/>
            <w:bottom w:val="none" w:sz="0" w:space="0" w:color="auto"/>
            <w:right w:val="none" w:sz="0" w:space="0" w:color="auto"/>
          </w:divBdr>
        </w:div>
        <w:div w:id="1628778137">
          <w:marLeft w:val="0"/>
          <w:marRight w:val="0"/>
          <w:marTop w:val="0"/>
          <w:marBottom w:val="0"/>
          <w:divBdr>
            <w:top w:val="none" w:sz="0" w:space="0" w:color="auto"/>
            <w:left w:val="none" w:sz="0" w:space="0" w:color="auto"/>
            <w:bottom w:val="none" w:sz="0" w:space="0" w:color="auto"/>
            <w:right w:val="none" w:sz="0" w:space="0" w:color="auto"/>
          </w:divBdr>
        </w:div>
        <w:div w:id="1631084160">
          <w:marLeft w:val="0"/>
          <w:marRight w:val="0"/>
          <w:marTop w:val="0"/>
          <w:marBottom w:val="0"/>
          <w:divBdr>
            <w:top w:val="none" w:sz="0" w:space="0" w:color="auto"/>
            <w:left w:val="none" w:sz="0" w:space="0" w:color="auto"/>
            <w:bottom w:val="none" w:sz="0" w:space="0" w:color="auto"/>
            <w:right w:val="none" w:sz="0" w:space="0" w:color="auto"/>
          </w:divBdr>
        </w:div>
        <w:div w:id="1929462331">
          <w:marLeft w:val="0"/>
          <w:marRight w:val="0"/>
          <w:marTop w:val="0"/>
          <w:marBottom w:val="0"/>
          <w:divBdr>
            <w:top w:val="none" w:sz="0" w:space="0" w:color="auto"/>
            <w:left w:val="none" w:sz="0" w:space="0" w:color="auto"/>
            <w:bottom w:val="none" w:sz="0" w:space="0" w:color="auto"/>
            <w:right w:val="none" w:sz="0" w:space="0" w:color="auto"/>
          </w:divBdr>
        </w:div>
        <w:div w:id="2045903341">
          <w:marLeft w:val="0"/>
          <w:marRight w:val="0"/>
          <w:marTop w:val="0"/>
          <w:marBottom w:val="0"/>
          <w:divBdr>
            <w:top w:val="none" w:sz="0" w:space="0" w:color="auto"/>
            <w:left w:val="none" w:sz="0" w:space="0" w:color="auto"/>
            <w:bottom w:val="none" w:sz="0" w:space="0" w:color="auto"/>
            <w:right w:val="none" w:sz="0" w:space="0" w:color="auto"/>
          </w:divBdr>
        </w:div>
      </w:divsChild>
    </w:div>
    <w:div w:id="1096638802">
      <w:bodyDiv w:val="1"/>
      <w:marLeft w:val="0"/>
      <w:marRight w:val="0"/>
      <w:marTop w:val="0"/>
      <w:marBottom w:val="0"/>
      <w:divBdr>
        <w:top w:val="none" w:sz="0" w:space="0" w:color="auto"/>
        <w:left w:val="none" w:sz="0" w:space="0" w:color="auto"/>
        <w:bottom w:val="none" w:sz="0" w:space="0" w:color="auto"/>
        <w:right w:val="none" w:sz="0" w:space="0" w:color="auto"/>
      </w:divBdr>
    </w:div>
    <w:div w:id="1142121035">
      <w:bodyDiv w:val="1"/>
      <w:marLeft w:val="0"/>
      <w:marRight w:val="0"/>
      <w:marTop w:val="0"/>
      <w:marBottom w:val="0"/>
      <w:divBdr>
        <w:top w:val="none" w:sz="0" w:space="0" w:color="auto"/>
        <w:left w:val="none" w:sz="0" w:space="0" w:color="auto"/>
        <w:bottom w:val="none" w:sz="0" w:space="0" w:color="auto"/>
        <w:right w:val="none" w:sz="0" w:space="0" w:color="auto"/>
      </w:divBdr>
    </w:div>
    <w:div w:id="1165052838">
      <w:bodyDiv w:val="1"/>
      <w:marLeft w:val="0"/>
      <w:marRight w:val="0"/>
      <w:marTop w:val="0"/>
      <w:marBottom w:val="0"/>
      <w:divBdr>
        <w:top w:val="none" w:sz="0" w:space="0" w:color="auto"/>
        <w:left w:val="none" w:sz="0" w:space="0" w:color="auto"/>
        <w:bottom w:val="none" w:sz="0" w:space="0" w:color="auto"/>
        <w:right w:val="none" w:sz="0" w:space="0" w:color="auto"/>
      </w:divBdr>
    </w:div>
    <w:div w:id="1195196854">
      <w:bodyDiv w:val="1"/>
      <w:marLeft w:val="0"/>
      <w:marRight w:val="0"/>
      <w:marTop w:val="0"/>
      <w:marBottom w:val="0"/>
      <w:divBdr>
        <w:top w:val="none" w:sz="0" w:space="0" w:color="auto"/>
        <w:left w:val="none" w:sz="0" w:space="0" w:color="auto"/>
        <w:bottom w:val="none" w:sz="0" w:space="0" w:color="auto"/>
        <w:right w:val="none" w:sz="0" w:space="0" w:color="auto"/>
      </w:divBdr>
    </w:div>
    <w:div w:id="1209606023">
      <w:bodyDiv w:val="1"/>
      <w:marLeft w:val="0"/>
      <w:marRight w:val="0"/>
      <w:marTop w:val="0"/>
      <w:marBottom w:val="0"/>
      <w:divBdr>
        <w:top w:val="none" w:sz="0" w:space="0" w:color="auto"/>
        <w:left w:val="none" w:sz="0" w:space="0" w:color="auto"/>
        <w:bottom w:val="none" w:sz="0" w:space="0" w:color="auto"/>
        <w:right w:val="none" w:sz="0" w:space="0" w:color="auto"/>
      </w:divBdr>
    </w:div>
    <w:div w:id="1220481171">
      <w:bodyDiv w:val="1"/>
      <w:marLeft w:val="0"/>
      <w:marRight w:val="0"/>
      <w:marTop w:val="0"/>
      <w:marBottom w:val="0"/>
      <w:divBdr>
        <w:top w:val="none" w:sz="0" w:space="0" w:color="auto"/>
        <w:left w:val="none" w:sz="0" w:space="0" w:color="auto"/>
        <w:bottom w:val="none" w:sz="0" w:space="0" w:color="auto"/>
        <w:right w:val="none" w:sz="0" w:space="0" w:color="auto"/>
      </w:divBdr>
    </w:div>
    <w:div w:id="1276592983">
      <w:bodyDiv w:val="1"/>
      <w:marLeft w:val="0"/>
      <w:marRight w:val="0"/>
      <w:marTop w:val="0"/>
      <w:marBottom w:val="0"/>
      <w:divBdr>
        <w:top w:val="none" w:sz="0" w:space="0" w:color="auto"/>
        <w:left w:val="none" w:sz="0" w:space="0" w:color="auto"/>
        <w:bottom w:val="none" w:sz="0" w:space="0" w:color="auto"/>
        <w:right w:val="none" w:sz="0" w:space="0" w:color="auto"/>
      </w:divBdr>
    </w:div>
    <w:div w:id="1290697308">
      <w:bodyDiv w:val="1"/>
      <w:marLeft w:val="0"/>
      <w:marRight w:val="0"/>
      <w:marTop w:val="0"/>
      <w:marBottom w:val="0"/>
      <w:divBdr>
        <w:top w:val="none" w:sz="0" w:space="0" w:color="auto"/>
        <w:left w:val="none" w:sz="0" w:space="0" w:color="auto"/>
        <w:bottom w:val="none" w:sz="0" w:space="0" w:color="auto"/>
        <w:right w:val="none" w:sz="0" w:space="0" w:color="auto"/>
      </w:divBdr>
    </w:div>
    <w:div w:id="1306163245">
      <w:bodyDiv w:val="1"/>
      <w:marLeft w:val="0"/>
      <w:marRight w:val="0"/>
      <w:marTop w:val="0"/>
      <w:marBottom w:val="0"/>
      <w:divBdr>
        <w:top w:val="none" w:sz="0" w:space="0" w:color="auto"/>
        <w:left w:val="none" w:sz="0" w:space="0" w:color="auto"/>
        <w:bottom w:val="none" w:sz="0" w:space="0" w:color="auto"/>
        <w:right w:val="none" w:sz="0" w:space="0" w:color="auto"/>
      </w:divBdr>
    </w:div>
    <w:div w:id="1328174827">
      <w:bodyDiv w:val="1"/>
      <w:marLeft w:val="0"/>
      <w:marRight w:val="0"/>
      <w:marTop w:val="0"/>
      <w:marBottom w:val="0"/>
      <w:divBdr>
        <w:top w:val="none" w:sz="0" w:space="0" w:color="auto"/>
        <w:left w:val="none" w:sz="0" w:space="0" w:color="auto"/>
        <w:bottom w:val="none" w:sz="0" w:space="0" w:color="auto"/>
        <w:right w:val="none" w:sz="0" w:space="0" w:color="auto"/>
      </w:divBdr>
    </w:div>
    <w:div w:id="1335456224">
      <w:bodyDiv w:val="1"/>
      <w:marLeft w:val="0"/>
      <w:marRight w:val="0"/>
      <w:marTop w:val="0"/>
      <w:marBottom w:val="0"/>
      <w:divBdr>
        <w:top w:val="none" w:sz="0" w:space="0" w:color="auto"/>
        <w:left w:val="none" w:sz="0" w:space="0" w:color="auto"/>
        <w:bottom w:val="none" w:sz="0" w:space="0" w:color="auto"/>
        <w:right w:val="none" w:sz="0" w:space="0" w:color="auto"/>
      </w:divBdr>
    </w:div>
    <w:div w:id="1357345392">
      <w:bodyDiv w:val="1"/>
      <w:marLeft w:val="0"/>
      <w:marRight w:val="0"/>
      <w:marTop w:val="0"/>
      <w:marBottom w:val="0"/>
      <w:divBdr>
        <w:top w:val="none" w:sz="0" w:space="0" w:color="auto"/>
        <w:left w:val="none" w:sz="0" w:space="0" w:color="auto"/>
        <w:bottom w:val="none" w:sz="0" w:space="0" w:color="auto"/>
        <w:right w:val="none" w:sz="0" w:space="0" w:color="auto"/>
      </w:divBdr>
    </w:div>
    <w:div w:id="1387484436">
      <w:bodyDiv w:val="1"/>
      <w:marLeft w:val="0"/>
      <w:marRight w:val="0"/>
      <w:marTop w:val="0"/>
      <w:marBottom w:val="0"/>
      <w:divBdr>
        <w:top w:val="none" w:sz="0" w:space="0" w:color="auto"/>
        <w:left w:val="none" w:sz="0" w:space="0" w:color="auto"/>
        <w:bottom w:val="none" w:sz="0" w:space="0" w:color="auto"/>
        <w:right w:val="none" w:sz="0" w:space="0" w:color="auto"/>
      </w:divBdr>
    </w:div>
    <w:div w:id="1398898580">
      <w:bodyDiv w:val="1"/>
      <w:marLeft w:val="0"/>
      <w:marRight w:val="0"/>
      <w:marTop w:val="0"/>
      <w:marBottom w:val="0"/>
      <w:divBdr>
        <w:top w:val="none" w:sz="0" w:space="0" w:color="auto"/>
        <w:left w:val="none" w:sz="0" w:space="0" w:color="auto"/>
        <w:bottom w:val="none" w:sz="0" w:space="0" w:color="auto"/>
        <w:right w:val="none" w:sz="0" w:space="0" w:color="auto"/>
      </w:divBdr>
    </w:div>
    <w:div w:id="1402212894">
      <w:bodyDiv w:val="1"/>
      <w:marLeft w:val="0"/>
      <w:marRight w:val="0"/>
      <w:marTop w:val="0"/>
      <w:marBottom w:val="0"/>
      <w:divBdr>
        <w:top w:val="none" w:sz="0" w:space="0" w:color="auto"/>
        <w:left w:val="none" w:sz="0" w:space="0" w:color="auto"/>
        <w:bottom w:val="none" w:sz="0" w:space="0" w:color="auto"/>
        <w:right w:val="none" w:sz="0" w:space="0" w:color="auto"/>
      </w:divBdr>
    </w:div>
    <w:div w:id="1425375152">
      <w:bodyDiv w:val="1"/>
      <w:marLeft w:val="0"/>
      <w:marRight w:val="0"/>
      <w:marTop w:val="0"/>
      <w:marBottom w:val="0"/>
      <w:divBdr>
        <w:top w:val="none" w:sz="0" w:space="0" w:color="auto"/>
        <w:left w:val="none" w:sz="0" w:space="0" w:color="auto"/>
        <w:bottom w:val="none" w:sz="0" w:space="0" w:color="auto"/>
        <w:right w:val="none" w:sz="0" w:space="0" w:color="auto"/>
      </w:divBdr>
    </w:div>
    <w:div w:id="1492259678">
      <w:bodyDiv w:val="1"/>
      <w:marLeft w:val="0"/>
      <w:marRight w:val="0"/>
      <w:marTop w:val="0"/>
      <w:marBottom w:val="0"/>
      <w:divBdr>
        <w:top w:val="none" w:sz="0" w:space="0" w:color="auto"/>
        <w:left w:val="none" w:sz="0" w:space="0" w:color="auto"/>
        <w:bottom w:val="none" w:sz="0" w:space="0" w:color="auto"/>
        <w:right w:val="none" w:sz="0" w:space="0" w:color="auto"/>
      </w:divBdr>
    </w:div>
    <w:div w:id="1500540808">
      <w:bodyDiv w:val="1"/>
      <w:marLeft w:val="0"/>
      <w:marRight w:val="0"/>
      <w:marTop w:val="0"/>
      <w:marBottom w:val="0"/>
      <w:divBdr>
        <w:top w:val="none" w:sz="0" w:space="0" w:color="auto"/>
        <w:left w:val="none" w:sz="0" w:space="0" w:color="auto"/>
        <w:bottom w:val="none" w:sz="0" w:space="0" w:color="auto"/>
        <w:right w:val="none" w:sz="0" w:space="0" w:color="auto"/>
      </w:divBdr>
    </w:div>
    <w:div w:id="1506437233">
      <w:bodyDiv w:val="1"/>
      <w:marLeft w:val="0"/>
      <w:marRight w:val="0"/>
      <w:marTop w:val="0"/>
      <w:marBottom w:val="0"/>
      <w:divBdr>
        <w:top w:val="none" w:sz="0" w:space="0" w:color="auto"/>
        <w:left w:val="none" w:sz="0" w:space="0" w:color="auto"/>
        <w:bottom w:val="none" w:sz="0" w:space="0" w:color="auto"/>
        <w:right w:val="none" w:sz="0" w:space="0" w:color="auto"/>
      </w:divBdr>
    </w:div>
    <w:div w:id="1507204932">
      <w:bodyDiv w:val="1"/>
      <w:marLeft w:val="0"/>
      <w:marRight w:val="0"/>
      <w:marTop w:val="0"/>
      <w:marBottom w:val="0"/>
      <w:divBdr>
        <w:top w:val="none" w:sz="0" w:space="0" w:color="auto"/>
        <w:left w:val="none" w:sz="0" w:space="0" w:color="auto"/>
        <w:bottom w:val="none" w:sz="0" w:space="0" w:color="auto"/>
        <w:right w:val="none" w:sz="0" w:space="0" w:color="auto"/>
      </w:divBdr>
    </w:div>
    <w:div w:id="1523516750">
      <w:bodyDiv w:val="1"/>
      <w:marLeft w:val="0"/>
      <w:marRight w:val="0"/>
      <w:marTop w:val="0"/>
      <w:marBottom w:val="0"/>
      <w:divBdr>
        <w:top w:val="none" w:sz="0" w:space="0" w:color="auto"/>
        <w:left w:val="none" w:sz="0" w:space="0" w:color="auto"/>
        <w:bottom w:val="none" w:sz="0" w:space="0" w:color="auto"/>
        <w:right w:val="none" w:sz="0" w:space="0" w:color="auto"/>
      </w:divBdr>
    </w:div>
    <w:div w:id="1547720088">
      <w:bodyDiv w:val="1"/>
      <w:marLeft w:val="0"/>
      <w:marRight w:val="0"/>
      <w:marTop w:val="0"/>
      <w:marBottom w:val="0"/>
      <w:divBdr>
        <w:top w:val="none" w:sz="0" w:space="0" w:color="auto"/>
        <w:left w:val="none" w:sz="0" w:space="0" w:color="auto"/>
        <w:bottom w:val="none" w:sz="0" w:space="0" w:color="auto"/>
        <w:right w:val="none" w:sz="0" w:space="0" w:color="auto"/>
      </w:divBdr>
    </w:div>
    <w:div w:id="1553535265">
      <w:bodyDiv w:val="1"/>
      <w:marLeft w:val="0"/>
      <w:marRight w:val="0"/>
      <w:marTop w:val="0"/>
      <w:marBottom w:val="0"/>
      <w:divBdr>
        <w:top w:val="none" w:sz="0" w:space="0" w:color="auto"/>
        <w:left w:val="none" w:sz="0" w:space="0" w:color="auto"/>
        <w:bottom w:val="none" w:sz="0" w:space="0" w:color="auto"/>
        <w:right w:val="none" w:sz="0" w:space="0" w:color="auto"/>
      </w:divBdr>
    </w:div>
    <w:div w:id="1561865238">
      <w:bodyDiv w:val="1"/>
      <w:marLeft w:val="0"/>
      <w:marRight w:val="0"/>
      <w:marTop w:val="0"/>
      <w:marBottom w:val="0"/>
      <w:divBdr>
        <w:top w:val="none" w:sz="0" w:space="0" w:color="auto"/>
        <w:left w:val="none" w:sz="0" w:space="0" w:color="auto"/>
        <w:bottom w:val="none" w:sz="0" w:space="0" w:color="auto"/>
        <w:right w:val="none" w:sz="0" w:space="0" w:color="auto"/>
      </w:divBdr>
    </w:div>
    <w:div w:id="1593970441">
      <w:bodyDiv w:val="1"/>
      <w:marLeft w:val="0"/>
      <w:marRight w:val="0"/>
      <w:marTop w:val="0"/>
      <w:marBottom w:val="0"/>
      <w:divBdr>
        <w:top w:val="none" w:sz="0" w:space="0" w:color="auto"/>
        <w:left w:val="none" w:sz="0" w:space="0" w:color="auto"/>
        <w:bottom w:val="none" w:sz="0" w:space="0" w:color="auto"/>
        <w:right w:val="none" w:sz="0" w:space="0" w:color="auto"/>
      </w:divBdr>
      <w:divsChild>
        <w:div w:id="145255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95646">
      <w:bodyDiv w:val="1"/>
      <w:marLeft w:val="0"/>
      <w:marRight w:val="0"/>
      <w:marTop w:val="0"/>
      <w:marBottom w:val="0"/>
      <w:divBdr>
        <w:top w:val="none" w:sz="0" w:space="0" w:color="auto"/>
        <w:left w:val="none" w:sz="0" w:space="0" w:color="auto"/>
        <w:bottom w:val="none" w:sz="0" w:space="0" w:color="auto"/>
        <w:right w:val="none" w:sz="0" w:space="0" w:color="auto"/>
      </w:divBdr>
    </w:div>
    <w:div w:id="1612124176">
      <w:bodyDiv w:val="1"/>
      <w:marLeft w:val="0"/>
      <w:marRight w:val="0"/>
      <w:marTop w:val="0"/>
      <w:marBottom w:val="0"/>
      <w:divBdr>
        <w:top w:val="none" w:sz="0" w:space="0" w:color="auto"/>
        <w:left w:val="none" w:sz="0" w:space="0" w:color="auto"/>
        <w:bottom w:val="none" w:sz="0" w:space="0" w:color="auto"/>
        <w:right w:val="none" w:sz="0" w:space="0" w:color="auto"/>
      </w:divBdr>
    </w:div>
    <w:div w:id="1612737014">
      <w:bodyDiv w:val="1"/>
      <w:marLeft w:val="0"/>
      <w:marRight w:val="0"/>
      <w:marTop w:val="0"/>
      <w:marBottom w:val="0"/>
      <w:divBdr>
        <w:top w:val="none" w:sz="0" w:space="0" w:color="auto"/>
        <w:left w:val="none" w:sz="0" w:space="0" w:color="auto"/>
        <w:bottom w:val="none" w:sz="0" w:space="0" w:color="auto"/>
        <w:right w:val="none" w:sz="0" w:space="0" w:color="auto"/>
      </w:divBdr>
    </w:div>
    <w:div w:id="1623488923">
      <w:bodyDiv w:val="1"/>
      <w:marLeft w:val="0"/>
      <w:marRight w:val="0"/>
      <w:marTop w:val="0"/>
      <w:marBottom w:val="0"/>
      <w:divBdr>
        <w:top w:val="none" w:sz="0" w:space="0" w:color="auto"/>
        <w:left w:val="none" w:sz="0" w:space="0" w:color="auto"/>
        <w:bottom w:val="none" w:sz="0" w:space="0" w:color="auto"/>
        <w:right w:val="none" w:sz="0" w:space="0" w:color="auto"/>
      </w:divBdr>
    </w:div>
    <w:div w:id="1626960277">
      <w:bodyDiv w:val="1"/>
      <w:marLeft w:val="0"/>
      <w:marRight w:val="0"/>
      <w:marTop w:val="0"/>
      <w:marBottom w:val="0"/>
      <w:divBdr>
        <w:top w:val="none" w:sz="0" w:space="0" w:color="auto"/>
        <w:left w:val="none" w:sz="0" w:space="0" w:color="auto"/>
        <w:bottom w:val="none" w:sz="0" w:space="0" w:color="auto"/>
        <w:right w:val="none" w:sz="0" w:space="0" w:color="auto"/>
      </w:divBdr>
    </w:div>
    <w:div w:id="1642072764">
      <w:bodyDiv w:val="1"/>
      <w:marLeft w:val="0"/>
      <w:marRight w:val="0"/>
      <w:marTop w:val="0"/>
      <w:marBottom w:val="0"/>
      <w:divBdr>
        <w:top w:val="none" w:sz="0" w:space="0" w:color="auto"/>
        <w:left w:val="none" w:sz="0" w:space="0" w:color="auto"/>
        <w:bottom w:val="none" w:sz="0" w:space="0" w:color="auto"/>
        <w:right w:val="none" w:sz="0" w:space="0" w:color="auto"/>
      </w:divBdr>
    </w:div>
    <w:div w:id="1649897485">
      <w:bodyDiv w:val="1"/>
      <w:marLeft w:val="0"/>
      <w:marRight w:val="0"/>
      <w:marTop w:val="0"/>
      <w:marBottom w:val="0"/>
      <w:divBdr>
        <w:top w:val="none" w:sz="0" w:space="0" w:color="auto"/>
        <w:left w:val="none" w:sz="0" w:space="0" w:color="auto"/>
        <w:bottom w:val="none" w:sz="0" w:space="0" w:color="auto"/>
        <w:right w:val="none" w:sz="0" w:space="0" w:color="auto"/>
      </w:divBdr>
    </w:div>
    <w:div w:id="1662731077">
      <w:bodyDiv w:val="1"/>
      <w:marLeft w:val="0"/>
      <w:marRight w:val="0"/>
      <w:marTop w:val="0"/>
      <w:marBottom w:val="0"/>
      <w:divBdr>
        <w:top w:val="none" w:sz="0" w:space="0" w:color="auto"/>
        <w:left w:val="none" w:sz="0" w:space="0" w:color="auto"/>
        <w:bottom w:val="none" w:sz="0" w:space="0" w:color="auto"/>
        <w:right w:val="none" w:sz="0" w:space="0" w:color="auto"/>
      </w:divBdr>
    </w:div>
    <w:div w:id="1664819026">
      <w:bodyDiv w:val="1"/>
      <w:marLeft w:val="0"/>
      <w:marRight w:val="0"/>
      <w:marTop w:val="0"/>
      <w:marBottom w:val="0"/>
      <w:divBdr>
        <w:top w:val="none" w:sz="0" w:space="0" w:color="auto"/>
        <w:left w:val="none" w:sz="0" w:space="0" w:color="auto"/>
        <w:bottom w:val="none" w:sz="0" w:space="0" w:color="auto"/>
        <w:right w:val="none" w:sz="0" w:space="0" w:color="auto"/>
      </w:divBdr>
    </w:div>
    <w:div w:id="1749376918">
      <w:bodyDiv w:val="1"/>
      <w:marLeft w:val="0"/>
      <w:marRight w:val="0"/>
      <w:marTop w:val="0"/>
      <w:marBottom w:val="0"/>
      <w:divBdr>
        <w:top w:val="none" w:sz="0" w:space="0" w:color="auto"/>
        <w:left w:val="none" w:sz="0" w:space="0" w:color="auto"/>
        <w:bottom w:val="none" w:sz="0" w:space="0" w:color="auto"/>
        <w:right w:val="none" w:sz="0" w:space="0" w:color="auto"/>
      </w:divBdr>
    </w:div>
    <w:div w:id="1773816155">
      <w:bodyDiv w:val="1"/>
      <w:marLeft w:val="0"/>
      <w:marRight w:val="0"/>
      <w:marTop w:val="0"/>
      <w:marBottom w:val="0"/>
      <w:divBdr>
        <w:top w:val="none" w:sz="0" w:space="0" w:color="auto"/>
        <w:left w:val="none" w:sz="0" w:space="0" w:color="auto"/>
        <w:bottom w:val="none" w:sz="0" w:space="0" w:color="auto"/>
        <w:right w:val="none" w:sz="0" w:space="0" w:color="auto"/>
      </w:divBdr>
    </w:div>
    <w:div w:id="1802504050">
      <w:bodyDiv w:val="1"/>
      <w:marLeft w:val="0"/>
      <w:marRight w:val="0"/>
      <w:marTop w:val="0"/>
      <w:marBottom w:val="0"/>
      <w:divBdr>
        <w:top w:val="none" w:sz="0" w:space="0" w:color="auto"/>
        <w:left w:val="none" w:sz="0" w:space="0" w:color="auto"/>
        <w:bottom w:val="none" w:sz="0" w:space="0" w:color="auto"/>
        <w:right w:val="none" w:sz="0" w:space="0" w:color="auto"/>
      </w:divBdr>
    </w:div>
    <w:div w:id="1802965004">
      <w:bodyDiv w:val="1"/>
      <w:marLeft w:val="0"/>
      <w:marRight w:val="0"/>
      <w:marTop w:val="0"/>
      <w:marBottom w:val="0"/>
      <w:divBdr>
        <w:top w:val="none" w:sz="0" w:space="0" w:color="auto"/>
        <w:left w:val="none" w:sz="0" w:space="0" w:color="auto"/>
        <w:bottom w:val="none" w:sz="0" w:space="0" w:color="auto"/>
        <w:right w:val="none" w:sz="0" w:space="0" w:color="auto"/>
      </w:divBdr>
    </w:div>
    <w:div w:id="1813209922">
      <w:bodyDiv w:val="1"/>
      <w:marLeft w:val="0"/>
      <w:marRight w:val="0"/>
      <w:marTop w:val="0"/>
      <w:marBottom w:val="0"/>
      <w:divBdr>
        <w:top w:val="none" w:sz="0" w:space="0" w:color="auto"/>
        <w:left w:val="none" w:sz="0" w:space="0" w:color="auto"/>
        <w:bottom w:val="none" w:sz="0" w:space="0" w:color="auto"/>
        <w:right w:val="none" w:sz="0" w:space="0" w:color="auto"/>
      </w:divBdr>
    </w:div>
    <w:div w:id="1835875681">
      <w:bodyDiv w:val="1"/>
      <w:marLeft w:val="0"/>
      <w:marRight w:val="0"/>
      <w:marTop w:val="0"/>
      <w:marBottom w:val="0"/>
      <w:divBdr>
        <w:top w:val="none" w:sz="0" w:space="0" w:color="auto"/>
        <w:left w:val="none" w:sz="0" w:space="0" w:color="auto"/>
        <w:bottom w:val="none" w:sz="0" w:space="0" w:color="auto"/>
        <w:right w:val="none" w:sz="0" w:space="0" w:color="auto"/>
      </w:divBdr>
    </w:div>
    <w:div w:id="1891065923">
      <w:bodyDiv w:val="1"/>
      <w:marLeft w:val="0"/>
      <w:marRight w:val="0"/>
      <w:marTop w:val="0"/>
      <w:marBottom w:val="0"/>
      <w:divBdr>
        <w:top w:val="none" w:sz="0" w:space="0" w:color="auto"/>
        <w:left w:val="none" w:sz="0" w:space="0" w:color="auto"/>
        <w:bottom w:val="none" w:sz="0" w:space="0" w:color="auto"/>
        <w:right w:val="none" w:sz="0" w:space="0" w:color="auto"/>
      </w:divBdr>
    </w:div>
    <w:div w:id="1911696732">
      <w:bodyDiv w:val="1"/>
      <w:marLeft w:val="0"/>
      <w:marRight w:val="0"/>
      <w:marTop w:val="0"/>
      <w:marBottom w:val="0"/>
      <w:divBdr>
        <w:top w:val="none" w:sz="0" w:space="0" w:color="auto"/>
        <w:left w:val="none" w:sz="0" w:space="0" w:color="auto"/>
        <w:bottom w:val="none" w:sz="0" w:space="0" w:color="auto"/>
        <w:right w:val="none" w:sz="0" w:space="0" w:color="auto"/>
      </w:divBdr>
    </w:div>
    <w:div w:id="1917544363">
      <w:bodyDiv w:val="1"/>
      <w:marLeft w:val="0"/>
      <w:marRight w:val="0"/>
      <w:marTop w:val="0"/>
      <w:marBottom w:val="0"/>
      <w:divBdr>
        <w:top w:val="none" w:sz="0" w:space="0" w:color="auto"/>
        <w:left w:val="none" w:sz="0" w:space="0" w:color="auto"/>
        <w:bottom w:val="none" w:sz="0" w:space="0" w:color="auto"/>
        <w:right w:val="none" w:sz="0" w:space="0" w:color="auto"/>
      </w:divBdr>
    </w:div>
    <w:div w:id="1928146221">
      <w:bodyDiv w:val="1"/>
      <w:marLeft w:val="0"/>
      <w:marRight w:val="0"/>
      <w:marTop w:val="0"/>
      <w:marBottom w:val="0"/>
      <w:divBdr>
        <w:top w:val="none" w:sz="0" w:space="0" w:color="auto"/>
        <w:left w:val="none" w:sz="0" w:space="0" w:color="auto"/>
        <w:bottom w:val="none" w:sz="0" w:space="0" w:color="auto"/>
        <w:right w:val="none" w:sz="0" w:space="0" w:color="auto"/>
      </w:divBdr>
    </w:div>
    <w:div w:id="1950239407">
      <w:bodyDiv w:val="1"/>
      <w:marLeft w:val="0"/>
      <w:marRight w:val="0"/>
      <w:marTop w:val="0"/>
      <w:marBottom w:val="0"/>
      <w:divBdr>
        <w:top w:val="none" w:sz="0" w:space="0" w:color="auto"/>
        <w:left w:val="none" w:sz="0" w:space="0" w:color="auto"/>
        <w:bottom w:val="none" w:sz="0" w:space="0" w:color="auto"/>
        <w:right w:val="none" w:sz="0" w:space="0" w:color="auto"/>
      </w:divBdr>
    </w:div>
    <w:div w:id="1950812543">
      <w:bodyDiv w:val="1"/>
      <w:marLeft w:val="0"/>
      <w:marRight w:val="0"/>
      <w:marTop w:val="0"/>
      <w:marBottom w:val="0"/>
      <w:divBdr>
        <w:top w:val="none" w:sz="0" w:space="0" w:color="auto"/>
        <w:left w:val="none" w:sz="0" w:space="0" w:color="auto"/>
        <w:bottom w:val="none" w:sz="0" w:space="0" w:color="auto"/>
        <w:right w:val="none" w:sz="0" w:space="0" w:color="auto"/>
      </w:divBdr>
    </w:div>
    <w:div w:id="1970939949">
      <w:bodyDiv w:val="1"/>
      <w:marLeft w:val="0"/>
      <w:marRight w:val="0"/>
      <w:marTop w:val="0"/>
      <w:marBottom w:val="0"/>
      <w:divBdr>
        <w:top w:val="none" w:sz="0" w:space="0" w:color="auto"/>
        <w:left w:val="none" w:sz="0" w:space="0" w:color="auto"/>
        <w:bottom w:val="none" w:sz="0" w:space="0" w:color="auto"/>
        <w:right w:val="none" w:sz="0" w:space="0" w:color="auto"/>
      </w:divBdr>
    </w:div>
    <w:div w:id="1972780195">
      <w:bodyDiv w:val="1"/>
      <w:marLeft w:val="0"/>
      <w:marRight w:val="0"/>
      <w:marTop w:val="0"/>
      <w:marBottom w:val="0"/>
      <w:divBdr>
        <w:top w:val="none" w:sz="0" w:space="0" w:color="auto"/>
        <w:left w:val="none" w:sz="0" w:space="0" w:color="auto"/>
        <w:bottom w:val="none" w:sz="0" w:space="0" w:color="auto"/>
        <w:right w:val="none" w:sz="0" w:space="0" w:color="auto"/>
      </w:divBdr>
    </w:div>
    <w:div w:id="1981416074">
      <w:bodyDiv w:val="1"/>
      <w:marLeft w:val="0"/>
      <w:marRight w:val="0"/>
      <w:marTop w:val="0"/>
      <w:marBottom w:val="0"/>
      <w:divBdr>
        <w:top w:val="none" w:sz="0" w:space="0" w:color="auto"/>
        <w:left w:val="none" w:sz="0" w:space="0" w:color="auto"/>
        <w:bottom w:val="none" w:sz="0" w:space="0" w:color="auto"/>
        <w:right w:val="none" w:sz="0" w:space="0" w:color="auto"/>
      </w:divBdr>
    </w:div>
    <w:div w:id="1983073052">
      <w:bodyDiv w:val="1"/>
      <w:marLeft w:val="0"/>
      <w:marRight w:val="0"/>
      <w:marTop w:val="0"/>
      <w:marBottom w:val="0"/>
      <w:divBdr>
        <w:top w:val="none" w:sz="0" w:space="0" w:color="auto"/>
        <w:left w:val="none" w:sz="0" w:space="0" w:color="auto"/>
        <w:bottom w:val="none" w:sz="0" w:space="0" w:color="auto"/>
        <w:right w:val="none" w:sz="0" w:space="0" w:color="auto"/>
      </w:divBdr>
    </w:div>
    <w:div w:id="2006787451">
      <w:bodyDiv w:val="1"/>
      <w:marLeft w:val="0"/>
      <w:marRight w:val="0"/>
      <w:marTop w:val="0"/>
      <w:marBottom w:val="0"/>
      <w:divBdr>
        <w:top w:val="none" w:sz="0" w:space="0" w:color="auto"/>
        <w:left w:val="none" w:sz="0" w:space="0" w:color="auto"/>
        <w:bottom w:val="none" w:sz="0" w:space="0" w:color="auto"/>
        <w:right w:val="none" w:sz="0" w:space="0" w:color="auto"/>
      </w:divBdr>
    </w:div>
    <w:div w:id="2028869623">
      <w:bodyDiv w:val="1"/>
      <w:marLeft w:val="0"/>
      <w:marRight w:val="0"/>
      <w:marTop w:val="0"/>
      <w:marBottom w:val="0"/>
      <w:divBdr>
        <w:top w:val="none" w:sz="0" w:space="0" w:color="auto"/>
        <w:left w:val="none" w:sz="0" w:space="0" w:color="auto"/>
        <w:bottom w:val="none" w:sz="0" w:space="0" w:color="auto"/>
        <w:right w:val="none" w:sz="0" w:space="0" w:color="auto"/>
      </w:divBdr>
    </w:div>
    <w:div w:id="2030831016">
      <w:bodyDiv w:val="1"/>
      <w:marLeft w:val="0"/>
      <w:marRight w:val="0"/>
      <w:marTop w:val="0"/>
      <w:marBottom w:val="0"/>
      <w:divBdr>
        <w:top w:val="none" w:sz="0" w:space="0" w:color="auto"/>
        <w:left w:val="none" w:sz="0" w:space="0" w:color="auto"/>
        <w:bottom w:val="none" w:sz="0" w:space="0" w:color="auto"/>
        <w:right w:val="none" w:sz="0" w:space="0" w:color="auto"/>
      </w:divBdr>
    </w:div>
    <w:div w:id="2066292004">
      <w:bodyDiv w:val="1"/>
      <w:marLeft w:val="0"/>
      <w:marRight w:val="0"/>
      <w:marTop w:val="0"/>
      <w:marBottom w:val="0"/>
      <w:divBdr>
        <w:top w:val="none" w:sz="0" w:space="0" w:color="auto"/>
        <w:left w:val="none" w:sz="0" w:space="0" w:color="auto"/>
        <w:bottom w:val="none" w:sz="0" w:space="0" w:color="auto"/>
        <w:right w:val="none" w:sz="0" w:space="0" w:color="auto"/>
      </w:divBdr>
    </w:div>
    <w:div w:id="2110925240">
      <w:bodyDiv w:val="1"/>
      <w:marLeft w:val="0"/>
      <w:marRight w:val="0"/>
      <w:marTop w:val="0"/>
      <w:marBottom w:val="0"/>
      <w:divBdr>
        <w:top w:val="none" w:sz="0" w:space="0" w:color="auto"/>
        <w:left w:val="none" w:sz="0" w:space="0" w:color="auto"/>
        <w:bottom w:val="none" w:sz="0" w:space="0" w:color="auto"/>
        <w:right w:val="none" w:sz="0" w:space="0" w:color="auto"/>
      </w:divBdr>
    </w:div>
    <w:div w:id="213452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adiam75/orbital-injury-detection/"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github.com/Nadiam75/orbital-injury-detectio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DD5AD-59D0-4F34-830B-3A1023443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5475</Words>
  <Characters>31209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fazeli;zahra meskar</dc:creator>
  <cp:keywords/>
  <dc:description/>
  <cp:lastModifiedBy>Nadia Meskar</cp:lastModifiedBy>
  <cp:revision>2</cp:revision>
  <dcterms:created xsi:type="dcterms:W3CDTF">2025-09-09T15:49:00Z</dcterms:created>
  <dcterms:modified xsi:type="dcterms:W3CDTF">2025-09-09T15:49:00Z</dcterms:modified>
</cp:coreProperties>
</file>